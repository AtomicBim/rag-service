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29CF0" w14:textId="77777777" w:rsidR="0015785D" w:rsidRPr="00B0565D" w:rsidRDefault="0015785D" w:rsidP="0015785D">
      <w:pPr>
        <w:tabs>
          <w:tab w:val="left" w:pos="6131"/>
        </w:tabs>
        <w:spacing w:after="0" w:line="240" w:lineRule="auto"/>
        <w:rPr>
          <w:rFonts w:ascii="Arial" w:eastAsia="Times New Roman" w:hAnsi="Arial" w:cs="Arial"/>
          <w:b/>
          <w:noProof/>
          <w:sz w:val="36"/>
          <w:szCs w:val="36"/>
          <w:lang w:eastAsia="ru-RU"/>
        </w:rPr>
      </w:pPr>
      <w:bookmarkStart w:id="0" w:name="_top"/>
      <w:bookmarkEnd w:id="0"/>
      <w:r w:rsidRPr="00B0565D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39CE97CB" wp14:editId="45A20AC8">
            <wp:extent cx="1169670" cy="889635"/>
            <wp:effectExtent l="0" t="0" r="0" b="5715"/>
            <wp:docPr id="2" name="Рисунок 2" descr="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TO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B6580" w14:textId="77777777" w:rsidR="0015785D" w:rsidRPr="00B0565D" w:rsidRDefault="0015785D" w:rsidP="0015785D">
      <w:pPr>
        <w:tabs>
          <w:tab w:val="left" w:pos="6131"/>
        </w:tabs>
        <w:spacing w:after="0" w:line="240" w:lineRule="auto"/>
        <w:jc w:val="right"/>
        <w:rPr>
          <w:rFonts w:ascii="Arial" w:eastAsia="Times New Roman" w:hAnsi="Arial" w:cs="Arial"/>
          <w:b/>
          <w:sz w:val="28"/>
          <w:szCs w:val="28"/>
          <w:lang w:eastAsia="ru-RU"/>
        </w:rPr>
      </w:pPr>
      <w:r w:rsidRPr="00B0565D">
        <w:rPr>
          <w:rFonts w:ascii="Arial" w:eastAsia="Times New Roman" w:hAnsi="Arial" w:cs="Arial"/>
          <w:b/>
          <w:sz w:val="24"/>
          <w:szCs w:val="24"/>
          <w:lang w:eastAsia="ru-RU"/>
        </w:rPr>
        <w:t xml:space="preserve">                                                                        </w:t>
      </w:r>
      <w:r w:rsidRPr="00B0565D">
        <w:rPr>
          <w:rFonts w:ascii="Arial" w:eastAsia="Times New Roman" w:hAnsi="Arial" w:cs="Arial"/>
          <w:b/>
          <w:sz w:val="28"/>
          <w:szCs w:val="28"/>
          <w:lang w:eastAsia="ru-RU"/>
        </w:rPr>
        <w:t>УТВЕРЖДЕНО:</w:t>
      </w:r>
    </w:p>
    <w:p w14:paraId="7261AFD2" w14:textId="512E83FA" w:rsidR="0015785D" w:rsidRPr="009D03DE" w:rsidRDefault="0015785D" w:rsidP="0015785D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b/>
          <w:color w:val="000000"/>
          <w:sz w:val="28"/>
          <w:szCs w:val="28"/>
          <w:lang w:eastAsia="ru-RU"/>
        </w:rPr>
      </w:pPr>
      <w:r w:rsidRPr="00B0565D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Приказом № </w:t>
      </w:r>
      <w:r w:rsidR="003C3A3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п</w:t>
      </w:r>
      <w:r w:rsidR="00FB420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</w:t>
      </w:r>
      <w:r w:rsidR="00FB420B">
        <w:rPr>
          <w:rFonts w:ascii="Arial" w:eastAsia="Times New Roman" w:hAnsi="Arial" w:cs="Arial"/>
          <w:color w:val="000000"/>
          <w:sz w:val="28"/>
          <w:szCs w:val="28"/>
          <w:u w:val="single"/>
          <w:lang w:eastAsia="ru-RU"/>
        </w:rPr>
        <w:t>ВНД/24-07</w:t>
      </w:r>
    </w:p>
    <w:p w14:paraId="28A300B4" w14:textId="17F76B20" w:rsidR="0015785D" w:rsidRDefault="0015785D" w:rsidP="0015785D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  <w:r w:rsidRPr="00B0565D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от </w:t>
      </w:r>
      <w:r w:rsidR="00FB420B">
        <w:rPr>
          <w:rFonts w:ascii="Arial" w:eastAsia="Times New Roman" w:hAnsi="Arial" w:cs="Arial"/>
          <w:color w:val="000000"/>
          <w:sz w:val="28"/>
          <w:szCs w:val="28"/>
          <w:u w:val="single"/>
          <w:lang w:eastAsia="ru-RU"/>
        </w:rPr>
        <w:t>«05» июля 2024г.</w:t>
      </w:r>
      <w:bookmarkStart w:id="1" w:name="_GoBack"/>
      <w:bookmarkEnd w:id="1"/>
    </w:p>
    <w:p w14:paraId="105EC525" w14:textId="77777777" w:rsidR="0015785D" w:rsidRDefault="0015785D" w:rsidP="0015785D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1EBDE86C" w14:textId="77777777" w:rsidR="0015785D" w:rsidRDefault="0015785D" w:rsidP="0015785D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2EA38DA2" w14:textId="77777777" w:rsidR="0015785D" w:rsidRDefault="0015785D" w:rsidP="0015785D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537D557E" w14:textId="77777777" w:rsidR="0015785D" w:rsidRDefault="0015785D" w:rsidP="0015785D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0A45B438" w14:textId="1B7C9618" w:rsidR="0015785D" w:rsidRPr="00830AEC" w:rsidRDefault="0015785D" w:rsidP="0015785D">
      <w:pPr>
        <w:spacing w:after="0" w:line="24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Методика </w:t>
      </w:r>
      <w:r w:rsidRPr="008864D7">
        <w:rPr>
          <w:rFonts w:ascii="Arial" w:hAnsi="Arial" w:cs="Arial"/>
          <w:b/>
          <w:sz w:val="32"/>
        </w:rPr>
        <w:t xml:space="preserve">проведения </w:t>
      </w:r>
      <w:r w:rsidR="00B66F7A">
        <w:rPr>
          <w:rFonts w:ascii="Arial" w:hAnsi="Arial" w:cs="Arial"/>
          <w:b/>
          <w:sz w:val="32"/>
        </w:rPr>
        <w:t>исследования</w:t>
      </w:r>
      <w:r w:rsidRPr="008864D7">
        <w:rPr>
          <w:rFonts w:ascii="Arial" w:hAnsi="Arial" w:cs="Arial"/>
          <w:b/>
          <w:sz w:val="32"/>
        </w:rPr>
        <w:t xml:space="preserve"> </w:t>
      </w:r>
      <w:r>
        <w:rPr>
          <w:rFonts w:ascii="Arial" w:hAnsi="Arial" w:cs="Arial"/>
          <w:b/>
          <w:sz w:val="32"/>
        </w:rPr>
        <w:t>клиентских метрик</w:t>
      </w:r>
      <w:r w:rsidR="003E5162">
        <w:rPr>
          <w:rFonts w:ascii="Arial" w:hAnsi="Arial" w:cs="Arial"/>
          <w:b/>
          <w:sz w:val="32"/>
        </w:rPr>
        <w:br/>
      </w:r>
      <w:r w:rsidRPr="008864D7">
        <w:rPr>
          <w:rFonts w:ascii="Arial" w:hAnsi="Arial" w:cs="Arial"/>
          <w:b/>
          <w:sz w:val="32"/>
        </w:rPr>
        <w:t>NPS, CSI и Q</w:t>
      </w:r>
      <w:r>
        <w:rPr>
          <w:rFonts w:ascii="Arial" w:hAnsi="Arial" w:cs="Arial"/>
          <w:b/>
          <w:sz w:val="32"/>
        </w:rPr>
        <w:t xml:space="preserve"> -</w:t>
      </w:r>
      <w:r w:rsidRPr="008864D7">
        <w:rPr>
          <w:rFonts w:ascii="Arial" w:hAnsi="Arial" w:cs="Arial"/>
          <w:b/>
          <w:sz w:val="32"/>
        </w:rPr>
        <w:t>фактор</w:t>
      </w:r>
      <w:r>
        <w:rPr>
          <w:rFonts w:ascii="Arial" w:hAnsi="Arial" w:cs="Arial"/>
          <w:b/>
          <w:sz w:val="32"/>
        </w:rPr>
        <w:t>а</w:t>
      </w:r>
    </w:p>
    <w:p w14:paraId="2F1F7BF9" w14:textId="7606F06F" w:rsidR="0015785D" w:rsidRDefault="0015785D" w:rsidP="0015785D">
      <w:pPr>
        <w:spacing w:before="240" w:after="0" w:line="240" w:lineRule="auto"/>
        <w:jc w:val="center"/>
        <w:rPr>
          <w:rFonts w:ascii="Arial" w:hAnsi="Arial" w:cs="Arial"/>
          <w:b/>
          <w:spacing w:val="-5"/>
          <w:sz w:val="32"/>
        </w:rPr>
      </w:pPr>
      <w:r w:rsidRPr="00830AEC">
        <w:rPr>
          <w:rFonts w:ascii="Arial" w:hAnsi="Arial" w:cs="Arial"/>
          <w:b/>
          <w:spacing w:val="-5"/>
          <w:sz w:val="32"/>
        </w:rPr>
        <w:t>С</w:t>
      </w:r>
      <w:r>
        <w:rPr>
          <w:rFonts w:ascii="Arial" w:hAnsi="Arial" w:cs="Arial"/>
          <w:b/>
          <w:spacing w:val="-5"/>
          <w:sz w:val="32"/>
        </w:rPr>
        <w:t>17</w:t>
      </w:r>
      <w:r w:rsidRPr="00830AEC">
        <w:rPr>
          <w:rFonts w:ascii="Arial" w:hAnsi="Arial" w:cs="Arial"/>
          <w:b/>
          <w:spacing w:val="-5"/>
          <w:sz w:val="32"/>
        </w:rPr>
        <w:t>.1</w:t>
      </w:r>
    </w:p>
    <w:p w14:paraId="677F7B00" w14:textId="6DD98EC0" w:rsidR="00784BA0" w:rsidRPr="00784BA0" w:rsidRDefault="00784BA0" w:rsidP="00784BA0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ru-RU"/>
        </w:rPr>
      </w:pPr>
      <w:r w:rsidRPr="00784BA0">
        <w:rPr>
          <w:rFonts w:ascii="Times New Roman" w:eastAsia="Times New Roman" w:hAnsi="Times New Roman" w:cs="Times New Roman"/>
          <w:sz w:val="32"/>
          <w:szCs w:val="32"/>
          <w:lang w:eastAsia="ru-RU"/>
        </w:rPr>
        <w:t>(</w:t>
      </w:r>
      <w:r w:rsidRPr="00784BA0">
        <w:rPr>
          <w:rFonts w:ascii="Arial" w:eastAsia="Times New Roman" w:hAnsi="Arial" w:cs="Arial"/>
          <w:sz w:val="28"/>
          <w:szCs w:val="28"/>
          <w:lang w:eastAsia="ru-RU"/>
        </w:rPr>
        <w:t>взамен Методик</w:t>
      </w:r>
      <w:r>
        <w:rPr>
          <w:rFonts w:ascii="Arial" w:eastAsia="Times New Roman" w:hAnsi="Arial" w:cs="Arial"/>
          <w:sz w:val="28"/>
          <w:szCs w:val="28"/>
          <w:lang w:eastAsia="ru-RU"/>
        </w:rPr>
        <w:t>и</w:t>
      </w:r>
      <w:r w:rsidRPr="00784BA0">
        <w:rPr>
          <w:rFonts w:ascii="Arial" w:eastAsia="Times New Roman" w:hAnsi="Arial" w:cs="Arial"/>
          <w:sz w:val="28"/>
          <w:szCs w:val="28"/>
          <w:lang w:eastAsia="ru-RU"/>
        </w:rPr>
        <w:t xml:space="preserve"> проведения исследования клиентских метрик</w:t>
      </w:r>
    </w:p>
    <w:p w14:paraId="32AFCD04" w14:textId="77777777" w:rsidR="00784BA0" w:rsidRDefault="00784BA0" w:rsidP="00784BA0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ru-RU"/>
        </w:rPr>
      </w:pPr>
      <w:r w:rsidRPr="00784BA0">
        <w:rPr>
          <w:rFonts w:ascii="Arial" w:eastAsia="Times New Roman" w:hAnsi="Arial" w:cs="Arial"/>
          <w:sz w:val="28"/>
          <w:szCs w:val="28"/>
          <w:lang w:eastAsia="ru-RU"/>
        </w:rPr>
        <w:t>NPS, CSI и Q -фактора, утвержденно</w:t>
      </w:r>
      <w:r>
        <w:rPr>
          <w:rFonts w:ascii="Arial" w:eastAsia="Times New Roman" w:hAnsi="Arial" w:cs="Arial"/>
          <w:sz w:val="28"/>
          <w:szCs w:val="28"/>
          <w:lang w:eastAsia="ru-RU"/>
        </w:rPr>
        <w:t>й</w:t>
      </w:r>
      <w:r w:rsidRPr="00784BA0">
        <w:rPr>
          <w:rFonts w:ascii="Arial" w:eastAsia="Times New Roman" w:hAnsi="Arial" w:cs="Arial"/>
          <w:sz w:val="28"/>
          <w:szCs w:val="28"/>
          <w:lang w:eastAsia="ru-RU"/>
        </w:rPr>
        <w:t xml:space="preserve"> приказом № </w:t>
      </w:r>
      <w:r>
        <w:rPr>
          <w:rFonts w:ascii="Arial" w:eastAsia="Times New Roman" w:hAnsi="Arial" w:cs="Arial"/>
          <w:sz w:val="28"/>
          <w:szCs w:val="28"/>
          <w:lang w:eastAsia="ru-RU"/>
        </w:rPr>
        <w:t>п</w:t>
      </w:r>
      <w:r w:rsidRPr="00784BA0">
        <w:rPr>
          <w:rFonts w:ascii="Arial" w:eastAsia="Times New Roman" w:hAnsi="Arial" w:cs="Arial"/>
          <w:sz w:val="28"/>
          <w:szCs w:val="28"/>
          <w:lang w:eastAsia="ru-RU"/>
        </w:rPr>
        <w:t xml:space="preserve">022/23-14 </w:t>
      </w:r>
    </w:p>
    <w:p w14:paraId="34A4CCFD" w14:textId="77FFFD92" w:rsidR="00784BA0" w:rsidRPr="00784BA0" w:rsidRDefault="00784BA0" w:rsidP="00784BA0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ru-RU"/>
        </w:rPr>
      </w:pPr>
      <w:r w:rsidRPr="00784BA0">
        <w:rPr>
          <w:rFonts w:ascii="Arial" w:eastAsia="Times New Roman" w:hAnsi="Arial" w:cs="Arial"/>
          <w:sz w:val="28"/>
          <w:szCs w:val="28"/>
          <w:lang w:eastAsia="ru-RU"/>
        </w:rPr>
        <w:t>от 05.06.2023)</w:t>
      </w:r>
    </w:p>
    <w:p w14:paraId="0342CC50" w14:textId="77777777" w:rsidR="00784BA0" w:rsidRPr="00830AEC" w:rsidRDefault="00784BA0" w:rsidP="0015785D">
      <w:pPr>
        <w:spacing w:before="240" w:after="0" w:line="240" w:lineRule="auto"/>
        <w:jc w:val="center"/>
        <w:rPr>
          <w:rFonts w:ascii="Arial" w:hAnsi="Arial" w:cs="Arial"/>
          <w:b/>
          <w:spacing w:val="-5"/>
          <w:sz w:val="32"/>
        </w:rPr>
      </w:pPr>
    </w:p>
    <w:p w14:paraId="65E3B8B3" w14:textId="77777777" w:rsidR="0015785D" w:rsidRPr="00830AEC" w:rsidRDefault="0015785D" w:rsidP="0015785D">
      <w:pPr>
        <w:spacing w:after="0" w:line="360" w:lineRule="auto"/>
        <w:jc w:val="center"/>
        <w:rPr>
          <w:rFonts w:ascii="Arial" w:hAnsi="Arial" w:cs="Arial"/>
          <w:sz w:val="24"/>
        </w:rPr>
      </w:pPr>
    </w:p>
    <w:p w14:paraId="6C31A289" w14:textId="77777777" w:rsidR="0015785D" w:rsidRPr="00830AEC" w:rsidRDefault="0015785D" w:rsidP="0015785D">
      <w:pPr>
        <w:spacing w:before="257" w:after="0" w:line="367" w:lineRule="exact"/>
        <w:jc w:val="center"/>
        <w:rPr>
          <w:rFonts w:ascii="Arial" w:hAnsi="Arial" w:cs="Arial"/>
          <w:sz w:val="24"/>
        </w:rPr>
      </w:pPr>
    </w:p>
    <w:p w14:paraId="4735571B" w14:textId="77777777" w:rsidR="0015785D" w:rsidRDefault="0015785D" w:rsidP="0015785D">
      <w:pPr>
        <w:spacing w:before="257" w:after="0" w:line="367" w:lineRule="exact"/>
        <w:jc w:val="center"/>
        <w:rPr>
          <w:rFonts w:ascii="Arial" w:hAnsi="Arial" w:cs="Arial"/>
          <w:color w:val="000000"/>
          <w:sz w:val="24"/>
        </w:rPr>
      </w:pPr>
    </w:p>
    <w:p w14:paraId="645B9207" w14:textId="77777777" w:rsidR="0015785D" w:rsidRDefault="0015785D" w:rsidP="0015785D">
      <w:pPr>
        <w:spacing w:before="257" w:after="0" w:line="367" w:lineRule="exact"/>
        <w:jc w:val="center"/>
        <w:rPr>
          <w:rFonts w:ascii="Arial" w:hAnsi="Arial" w:cs="Arial"/>
          <w:color w:val="000000"/>
          <w:sz w:val="24"/>
        </w:rPr>
      </w:pPr>
    </w:p>
    <w:p w14:paraId="594E4DD4" w14:textId="1D58D96A" w:rsidR="0015785D" w:rsidRDefault="0015785D" w:rsidP="0015785D">
      <w:pPr>
        <w:spacing w:before="257" w:after="0" w:line="367" w:lineRule="exact"/>
        <w:jc w:val="center"/>
        <w:rPr>
          <w:rFonts w:ascii="Arial" w:hAnsi="Arial" w:cs="Arial"/>
          <w:color w:val="000000"/>
          <w:sz w:val="24"/>
        </w:rPr>
      </w:pPr>
    </w:p>
    <w:p w14:paraId="74996B81" w14:textId="3CBE3650" w:rsidR="00784BA0" w:rsidRDefault="00784BA0" w:rsidP="0015785D">
      <w:pPr>
        <w:spacing w:before="257" w:after="0" w:line="367" w:lineRule="exact"/>
        <w:jc w:val="center"/>
        <w:rPr>
          <w:rFonts w:ascii="Arial" w:hAnsi="Arial" w:cs="Arial"/>
          <w:color w:val="000000"/>
          <w:sz w:val="24"/>
        </w:rPr>
      </w:pPr>
    </w:p>
    <w:p w14:paraId="68367E0A" w14:textId="77777777" w:rsidR="00784BA0" w:rsidRDefault="00784BA0" w:rsidP="0015785D">
      <w:pPr>
        <w:spacing w:before="257" w:after="0" w:line="367" w:lineRule="exact"/>
        <w:jc w:val="center"/>
        <w:rPr>
          <w:rFonts w:ascii="Arial" w:hAnsi="Arial" w:cs="Arial"/>
          <w:color w:val="000000"/>
          <w:sz w:val="24"/>
        </w:rPr>
      </w:pPr>
    </w:p>
    <w:p w14:paraId="2C0C98FB" w14:textId="77777777" w:rsidR="0015785D" w:rsidRDefault="0015785D" w:rsidP="0015785D">
      <w:pPr>
        <w:spacing w:before="257" w:after="0" w:line="367" w:lineRule="exact"/>
        <w:jc w:val="center"/>
        <w:rPr>
          <w:rFonts w:ascii="Arial" w:hAnsi="Arial" w:cs="Arial"/>
          <w:color w:val="000000"/>
          <w:sz w:val="24"/>
        </w:rPr>
      </w:pPr>
    </w:p>
    <w:p w14:paraId="7C020406" w14:textId="7ED9534D" w:rsidR="0015785D" w:rsidRPr="003C26C6" w:rsidRDefault="0015785D" w:rsidP="00784BA0">
      <w:pPr>
        <w:spacing w:after="0" w:line="240" w:lineRule="auto"/>
        <w:jc w:val="center"/>
        <w:rPr>
          <w:rFonts w:ascii="Arial"/>
          <w:color w:val="FF0000"/>
          <w:sz w:val="2"/>
        </w:rPr>
      </w:pPr>
      <w:r w:rsidRPr="00682C13">
        <w:rPr>
          <w:rFonts w:ascii="Arial" w:hAnsi="Arial" w:cs="Arial"/>
          <w:b/>
          <w:color w:val="000000"/>
          <w:sz w:val="24"/>
        </w:rPr>
        <w:t>Екатеринбург,</w:t>
      </w:r>
      <w:r w:rsidRPr="00682C13">
        <w:rPr>
          <w:rFonts w:ascii="Arial" w:hAnsi="Arial" w:cs="Arial"/>
          <w:b/>
          <w:color w:val="000000"/>
          <w:sz w:val="24"/>
        </w:rPr>
        <w:br/>
      </w:r>
      <w:r w:rsidRPr="00682C13">
        <w:rPr>
          <w:rFonts w:ascii="Arial"/>
          <w:b/>
          <w:color w:val="000000"/>
          <w:spacing w:val="2"/>
          <w:sz w:val="24"/>
        </w:rPr>
        <w:t>20</w:t>
      </w:r>
      <w:r>
        <w:rPr>
          <w:rFonts w:ascii="Arial"/>
          <w:b/>
          <w:color w:val="000000"/>
          <w:spacing w:val="1"/>
          <w:sz w:val="24"/>
        </w:rPr>
        <w:t>2</w:t>
      </w:r>
      <w:r w:rsidR="00784BA0">
        <w:rPr>
          <w:rFonts w:ascii="Arial"/>
          <w:b/>
          <w:color w:val="000000"/>
          <w:spacing w:val="1"/>
          <w:sz w:val="24"/>
        </w:rPr>
        <w:t>4</w:t>
      </w:r>
      <w:r w:rsidRPr="00682C13">
        <w:rPr>
          <w:rFonts w:ascii="Arial"/>
          <w:b/>
          <w:color w:val="000000"/>
          <w:spacing w:val="-2"/>
          <w:sz w:val="24"/>
        </w:rPr>
        <w:t xml:space="preserve"> </w:t>
      </w:r>
      <w:r w:rsidRPr="00682C13">
        <w:rPr>
          <w:rFonts w:ascii="Arial" w:hAnsi="Arial" w:cs="Arial"/>
          <w:b/>
          <w:color w:val="000000"/>
          <w:spacing w:val="-1"/>
          <w:sz w:val="24"/>
        </w:rPr>
        <w:t>г.</w:t>
      </w:r>
      <w:r w:rsidRPr="003C26C6">
        <w:rPr>
          <w:rFonts w:ascii="Arial"/>
          <w:color w:val="FF0000"/>
          <w:sz w:val="2"/>
        </w:rPr>
        <w:cr/>
      </w:r>
      <w:r w:rsidRPr="003C26C6">
        <w:rPr>
          <w:rFonts w:ascii="Arial"/>
          <w:color w:val="FF0000"/>
          <w:sz w:val="2"/>
        </w:rPr>
        <w:br w:type="page"/>
      </w:r>
    </w:p>
    <w:p w14:paraId="74614A58" w14:textId="77777777" w:rsidR="0015785D" w:rsidRPr="00BB7311" w:rsidRDefault="0015785D" w:rsidP="0015785D">
      <w:pPr>
        <w:sectPr w:rsidR="0015785D" w:rsidRPr="00BB7311" w:rsidSect="00EF5E81">
          <w:headerReference w:type="default" r:id="rId9"/>
          <w:footerReference w:type="default" r:id="rId10"/>
          <w:pgSz w:w="11900" w:h="16820"/>
          <w:pgMar w:top="1134" w:right="851" w:bottom="1134" w:left="1134" w:header="720" w:footer="720" w:gutter="0"/>
          <w:pgNumType w:start="1"/>
          <w:cols w:space="720"/>
          <w:titlePg/>
          <w:docGrid w:linePitch="299"/>
        </w:sectPr>
      </w:pPr>
    </w:p>
    <w:p w14:paraId="536E0F06" w14:textId="77777777" w:rsidR="0015785D" w:rsidRPr="00B42569" w:rsidRDefault="0015785D" w:rsidP="0015785D">
      <w:pPr>
        <w:spacing w:after="0" w:line="0" w:lineRule="atLeast"/>
        <w:rPr>
          <w:rFonts w:ascii="Arial"/>
          <w:color w:val="FF0000"/>
          <w:sz w:val="2"/>
        </w:rPr>
      </w:pPr>
      <w:bookmarkStart w:id="2" w:name="br2"/>
      <w:bookmarkEnd w:id="2"/>
    </w:p>
    <w:p w14:paraId="4043392A" w14:textId="77777777" w:rsidR="0015785D" w:rsidRPr="00AB2C9D" w:rsidRDefault="0015785D" w:rsidP="0015785D">
      <w:pPr>
        <w:spacing w:before="240" w:after="120" w:line="240" w:lineRule="auto"/>
        <w:ind w:firstLine="709"/>
        <w:rPr>
          <w:rFonts w:ascii="Arial" w:hAnsi="Arial" w:cs="Arial"/>
          <w:b/>
          <w:color w:val="008066"/>
          <w:sz w:val="28"/>
        </w:rPr>
      </w:pPr>
      <w:bookmarkStart w:id="3" w:name="br3"/>
      <w:bookmarkStart w:id="4" w:name="_Hlk109656020"/>
      <w:bookmarkEnd w:id="3"/>
      <w:r w:rsidRPr="00AB2C9D">
        <w:rPr>
          <w:rFonts w:ascii="Arial" w:hAnsi="Arial" w:cs="Arial"/>
          <w:b/>
          <w:color w:val="008066"/>
          <w:sz w:val="28"/>
        </w:rPr>
        <w:t>Содержание</w:t>
      </w:r>
    </w:p>
    <w:bookmarkEnd w:id="4"/>
    <w:p w14:paraId="3B5C5BA4" w14:textId="1D88A602" w:rsidR="003733EE" w:rsidRPr="003733EE" w:rsidRDefault="0015785D" w:rsidP="003733EE">
      <w:pPr>
        <w:pStyle w:val="11"/>
        <w:rPr>
          <w:rFonts w:eastAsiaTheme="minorEastAsia"/>
          <w:noProof/>
          <w:lang w:eastAsia="ru-RU"/>
        </w:rPr>
      </w:pPr>
      <w:r w:rsidRPr="003733EE">
        <w:rPr>
          <w:color w:val="000000"/>
        </w:rPr>
        <w:fldChar w:fldCharType="begin"/>
      </w:r>
      <w:r w:rsidRPr="003733EE">
        <w:rPr>
          <w:color w:val="000000"/>
        </w:rPr>
        <w:instrText xml:space="preserve"> TOC \o "1-3" \h \z \u </w:instrText>
      </w:r>
      <w:r w:rsidRPr="003733EE">
        <w:rPr>
          <w:color w:val="000000"/>
        </w:rPr>
        <w:fldChar w:fldCharType="separate"/>
      </w:r>
      <w:hyperlink w:anchor="_Toc168492204" w:history="1">
        <w:r w:rsidR="003733EE" w:rsidRPr="003733EE">
          <w:rPr>
            <w:rStyle w:val="ac"/>
            <w:noProof/>
          </w:rPr>
          <w:t>1</w:t>
        </w:r>
        <w:r w:rsidR="003733EE" w:rsidRPr="003733EE">
          <w:rPr>
            <w:rFonts w:eastAsiaTheme="minorEastAsia"/>
            <w:noProof/>
            <w:lang w:eastAsia="ru-RU"/>
          </w:rPr>
          <w:tab/>
        </w:r>
        <w:r w:rsidR="003733EE" w:rsidRPr="003733EE">
          <w:rPr>
            <w:rStyle w:val="ac"/>
            <w:noProof/>
          </w:rPr>
          <w:t>Общие положения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_Toc168492204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3</w:t>
        </w:r>
        <w:r w:rsidR="003733EE" w:rsidRPr="003733EE">
          <w:rPr>
            <w:noProof/>
            <w:webHidden/>
          </w:rPr>
          <w:fldChar w:fldCharType="end"/>
        </w:r>
      </w:hyperlink>
    </w:p>
    <w:p w14:paraId="6134700D" w14:textId="51827F85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05" w:history="1">
        <w:r w:rsidR="003733EE" w:rsidRPr="003733EE">
          <w:rPr>
            <w:rStyle w:val="ac"/>
            <w:noProof/>
          </w:rPr>
          <w:t>2</w:t>
        </w:r>
        <w:r w:rsidR="003733EE" w:rsidRPr="003733EE">
          <w:rPr>
            <w:rFonts w:eastAsiaTheme="minorEastAsia"/>
            <w:noProof/>
            <w:lang w:eastAsia="ru-RU"/>
          </w:rPr>
          <w:tab/>
        </w:r>
        <w:r w:rsidR="003733EE" w:rsidRPr="003733EE">
          <w:rPr>
            <w:rStyle w:val="ac"/>
            <w:noProof/>
          </w:rPr>
          <w:t>Нормативные ссылки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_Toc168492205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3</w:t>
        </w:r>
        <w:r w:rsidR="003733EE" w:rsidRPr="003733EE">
          <w:rPr>
            <w:noProof/>
            <w:webHidden/>
          </w:rPr>
          <w:fldChar w:fldCharType="end"/>
        </w:r>
      </w:hyperlink>
    </w:p>
    <w:p w14:paraId="33BB9BE2" w14:textId="6BD2EFFA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06" w:history="1">
        <w:r w:rsidR="003733EE" w:rsidRPr="003733EE">
          <w:rPr>
            <w:rStyle w:val="ac"/>
            <w:noProof/>
          </w:rPr>
          <w:t>3</w:t>
        </w:r>
        <w:r w:rsidR="003733EE" w:rsidRPr="003733EE">
          <w:rPr>
            <w:rFonts w:eastAsiaTheme="minorEastAsia"/>
            <w:noProof/>
            <w:lang w:eastAsia="ru-RU"/>
          </w:rPr>
          <w:tab/>
        </w:r>
        <w:r w:rsidR="003733EE" w:rsidRPr="003733EE">
          <w:rPr>
            <w:rStyle w:val="ac"/>
            <w:noProof/>
          </w:rPr>
          <w:t>Термины и определения, сокращения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_Toc168492206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3</w:t>
        </w:r>
        <w:r w:rsidR="003733EE" w:rsidRPr="003733EE">
          <w:rPr>
            <w:noProof/>
            <w:webHidden/>
          </w:rPr>
          <w:fldChar w:fldCharType="end"/>
        </w:r>
      </w:hyperlink>
    </w:p>
    <w:p w14:paraId="3F57FBED" w14:textId="2C01323E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07" w:history="1">
        <w:r w:rsidR="003733EE" w:rsidRPr="003733EE">
          <w:rPr>
            <w:rStyle w:val="ac"/>
            <w:noProof/>
          </w:rPr>
          <w:t>4</w:t>
        </w:r>
        <w:r w:rsidR="003733EE" w:rsidRPr="003733EE">
          <w:rPr>
            <w:rFonts w:eastAsiaTheme="minorEastAsia"/>
            <w:noProof/>
            <w:lang w:eastAsia="ru-RU"/>
          </w:rPr>
          <w:tab/>
        </w:r>
        <w:r w:rsidR="003733EE" w:rsidRPr="003733EE">
          <w:rPr>
            <w:rStyle w:val="ac"/>
            <w:noProof/>
          </w:rPr>
          <w:t>Типы клиентских метрик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_Toc168492207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4</w:t>
        </w:r>
        <w:r w:rsidR="003733EE" w:rsidRPr="003733EE">
          <w:rPr>
            <w:noProof/>
            <w:webHidden/>
          </w:rPr>
          <w:fldChar w:fldCharType="end"/>
        </w:r>
      </w:hyperlink>
    </w:p>
    <w:p w14:paraId="2D68903C" w14:textId="74B1E17C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08" w:history="1">
        <w:r w:rsidR="003733EE" w:rsidRPr="003733EE">
          <w:rPr>
            <w:rStyle w:val="ac"/>
            <w:noProof/>
          </w:rPr>
          <w:t>5</w:t>
        </w:r>
        <w:r w:rsidR="003733EE" w:rsidRPr="003733EE">
          <w:rPr>
            <w:rFonts w:eastAsiaTheme="minorEastAsia"/>
            <w:noProof/>
            <w:lang w:eastAsia="ru-RU"/>
          </w:rPr>
          <w:tab/>
        </w:r>
        <w:r w:rsidR="003733EE" w:rsidRPr="003733EE">
          <w:rPr>
            <w:rStyle w:val="ac"/>
            <w:noProof/>
          </w:rPr>
          <w:t>Определение размера выборки для проведения исследования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_Toc168492208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6</w:t>
        </w:r>
        <w:r w:rsidR="003733EE" w:rsidRPr="003733EE">
          <w:rPr>
            <w:noProof/>
            <w:webHidden/>
          </w:rPr>
          <w:fldChar w:fldCharType="end"/>
        </w:r>
      </w:hyperlink>
    </w:p>
    <w:p w14:paraId="1F721F2C" w14:textId="76E19984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09" w:history="1">
        <w:r w:rsidR="003733EE" w:rsidRPr="003733EE">
          <w:rPr>
            <w:rStyle w:val="ac"/>
            <w:noProof/>
          </w:rPr>
          <w:t>6</w:t>
        </w:r>
        <w:r w:rsidR="003733EE" w:rsidRPr="003733EE">
          <w:rPr>
            <w:rFonts w:eastAsiaTheme="minorEastAsia"/>
            <w:noProof/>
            <w:lang w:eastAsia="ru-RU"/>
          </w:rPr>
          <w:tab/>
        </w:r>
        <w:r w:rsidR="003733EE" w:rsidRPr="003733EE">
          <w:rPr>
            <w:rStyle w:val="ac"/>
            <w:noProof/>
          </w:rPr>
          <w:t>Проведение исследований лояльности, удовлетворенности клиентов Компании и определение Q – фактора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_Toc168492209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7</w:t>
        </w:r>
        <w:r w:rsidR="003733EE" w:rsidRPr="003733EE">
          <w:rPr>
            <w:noProof/>
            <w:webHidden/>
          </w:rPr>
          <w:fldChar w:fldCharType="end"/>
        </w:r>
      </w:hyperlink>
    </w:p>
    <w:p w14:paraId="7822987F" w14:textId="5CB0DCA8" w:rsidR="003733EE" w:rsidRPr="003733EE" w:rsidRDefault="00D140B0" w:rsidP="003733EE">
      <w:pPr>
        <w:pStyle w:val="21"/>
        <w:rPr>
          <w:rFonts w:ascii="Arial" w:hAnsi="Arial" w:cs="Arial"/>
          <w:noProof/>
          <w:sz w:val="24"/>
          <w:szCs w:val="24"/>
          <w:lang w:val="ru-RU" w:eastAsia="ru-RU"/>
        </w:rPr>
      </w:pPr>
      <w:hyperlink w:anchor="_Toc168492210" w:history="1"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6.1</w:t>
        </w:r>
        <w:r w:rsidR="003733EE" w:rsidRPr="003733EE">
          <w:rPr>
            <w:rFonts w:ascii="Arial" w:hAnsi="Arial" w:cs="Arial"/>
            <w:noProof/>
            <w:sz w:val="24"/>
            <w:szCs w:val="24"/>
            <w:lang w:val="ru-RU" w:eastAsia="ru-RU"/>
          </w:rPr>
          <w:tab/>
        </w:r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Механизм и периодичность проведения исследований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_Toc168492210 \h </w:instrTex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D5194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414535" w14:textId="1E1099CF" w:rsidR="003733EE" w:rsidRPr="003733EE" w:rsidRDefault="00D140B0" w:rsidP="003733EE">
      <w:pPr>
        <w:pStyle w:val="21"/>
        <w:rPr>
          <w:rFonts w:ascii="Arial" w:hAnsi="Arial" w:cs="Arial"/>
          <w:noProof/>
          <w:sz w:val="24"/>
          <w:szCs w:val="24"/>
          <w:lang w:val="ru-RU" w:eastAsia="ru-RU"/>
        </w:rPr>
      </w:pPr>
      <w:hyperlink w:anchor="_Toc168492211" w:history="1"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6.2</w:t>
        </w:r>
        <w:r w:rsidR="003733EE" w:rsidRPr="003733EE">
          <w:rPr>
            <w:rFonts w:ascii="Arial" w:hAnsi="Arial" w:cs="Arial"/>
            <w:noProof/>
            <w:sz w:val="24"/>
            <w:szCs w:val="24"/>
            <w:lang w:val="ru-RU" w:eastAsia="ru-RU"/>
          </w:rPr>
          <w:tab/>
        </w:r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Методология расчета индекса потребительской лояльности NPS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_Toc168492211 \h </w:instrTex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D5194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D08F2DE" w14:textId="7E6EE850" w:rsidR="003733EE" w:rsidRPr="003733EE" w:rsidRDefault="00D140B0" w:rsidP="003733EE">
      <w:pPr>
        <w:pStyle w:val="21"/>
        <w:rPr>
          <w:rFonts w:ascii="Arial" w:hAnsi="Arial" w:cs="Arial"/>
          <w:noProof/>
          <w:sz w:val="24"/>
          <w:szCs w:val="24"/>
          <w:lang w:val="ru-RU" w:eastAsia="ru-RU"/>
        </w:rPr>
      </w:pPr>
      <w:hyperlink w:anchor="_Toc168492212" w:history="1"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6.3</w:t>
        </w:r>
        <w:r w:rsidR="003733EE" w:rsidRPr="003733EE">
          <w:rPr>
            <w:rFonts w:ascii="Arial" w:hAnsi="Arial" w:cs="Arial"/>
            <w:noProof/>
            <w:sz w:val="24"/>
            <w:szCs w:val="24"/>
            <w:lang w:val="ru-RU" w:eastAsia="ru-RU"/>
          </w:rPr>
          <w:tab/>
        </w:r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Методология расчёта индекса удовлетворенности потребителя CSI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_Toc168492212 \h </w:instrTex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D5194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5A2F13" w14:textId="65D321EF" w:rsidR="003733EE" w:rsidRPr="003733EE" w:rsidRDefault="00D140B0" w:rsidP="003733EE">
      <w:pPr>
        <w:pStyle w:val="31"/>
        <w:tabs>
          <w:tab w:val="left" w:pos="1320"/>
          <w:tab w:val="right" w:leader="dot" w:pos="9912"/>
        </w:tabs>
        <w:spacing w:before="0" w:after="0"/>
        <w:ind w:left="0"/>
        <w:rPr>
          <w:rFonts w:ascii="Arial" w:hAnsi="Arial" w:cs="Arial"/>
          <w:noProof/>
          <w:sz w:val="24"/>
          <w:szCs w:val="24"/>
          <w:lang w:val="ru-RU" w:eastAsia="ru-RU"/>
        </w:rPr>
      </w:pPr>
      <w:hyperlink w:anchor="_Toc168492213" w:history="1"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6.3.1</w:t>
        </w:r>
        <w:r w:rsidR="003733EE" w:rsidRPr="003733EE">
          <w:rPr>
            <w:rFonts w:ascii="Arial" w:hAnsi="Arial" w:cs="Arial"/>
            <w:noProof/>
            <w:sz w:val="24"/>
            <w:szCs w:val="24"/>
            <w:lang w:val="ru-RU" w:eastAsia="ru-RU"/>
          </w:rPr>
          <w:tab/>
        </w:r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Определение параметров для проведения оценки CSI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_Toc168492213 \h </w:instrTex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D5194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DCCD2A1" w14:textId="275CE8FB" w:rsidR="003733EE" w:rsidRPr="003733EE" w:rsidRDefault="00D140B0" w:rsidP="003733EE">
      <w:pPr>
        <w:pStyle w:val="31"/>
        <w:tabs>
          <w:tab w:val="left" w:pos="1320"/>
          <w:tab w:val="right" w:leader="dot" w:pos="9912"/>
        </w:tabs>
        <w:spacing w:before="0" w:after="0"/>
        <w:ind w:left="0"/>
        <w:rPr>
          <w:rFonts w:ascii="Arial" w:hAnsi="Arial" w:cs="Arial"/>
          <w:noProof/>
          <w:sz w:val="24"/>
          <w:szCs w:val="24"/>
          <w:lang w:val="ru-RU" w:eastAsia="ru-RU"/>
        </w:rPr>
      </w:pPr>
      <w:hyperlink w:anchor="_Toc168492214" w:history="1"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6.3.2</w:t>
        </w:r>
        <w:r w:rsidR="003733EE" w:rsidRPr="003733EE">
          <w:rPr>
            <w:rFonts w:ascii="Arial" w:hAnsi="Arial" w:cs="Arial"/>
            <w:noProof/>
            <w:sz w:val="24"/>
            <w:szCs w:val="24"/>
            <w:lang w:val="ru-RU" w:eastAsia="ru-RU"/>
          </w:rPr>
          <w:tab/>
        </w:r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Проведение опроса CSI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_Toc168492214 \h </w:instrTex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D5194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5B94574" w14:textId="103EA6C1" w:rsidR="003733EE" w:rsidRPr="003733EE" w:rsidRDefault="00D140B0" w:rsidP="003733EE">
      <w:pPr>
        <w:pStyle w:val="31"/>
        <w:tabs>
          <w:tab w:val="left" w:pos="1320"/>
          <w:tab w:val="right" w:leader="dot" w:pos="9912"/>
        </w:tabs>
        <w:spacing w:before="0" w:after="0"/>
        <w:ind w:left="0"/>
        <w:rPr>
          <w:rFonts w:ascii="Arial" w:hAnsi="Arial" w:cs="Arial"/>
          <w:noProof/>
          <w:sz w:val="24"/>
          <w:szCs w:val="24"/>
          <w:lang w:val="ru-RU" w:eastAsia="ru-RU"/>
        </w:rPr>
      </w:pPr>
      <w:hyperlink w:anchor="_Toc168492215" w:history="1"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6.3.3</w:t>
        </w:r>
        <w:r w:rsidR="003733EE" w:rsidRPr="003733EE">
          <w:rPr>
            <w:rFonts w:ascii="Arial" w:hAnsi="Arial" w:cs="Arial"/>
            <w:noProof/>
            <w:sz w:val="24"/>
            <w:szCs w:val="24"/>
            <w:lang w:val="ru-RU" w:eastAsia="ru-RU"/>
          </w:rPr>
          <w:tab/>
        </w:r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Расчёт CSI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_Toc168492215 \h </w:instrTex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D5194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FAA3A3F" w14:textId="01DCD411" w:rsidR="003733EE" w:rsidRPr="003733EE" w:rsidRDefault="00D140B0" w:rsidP="003733EE">
      <w:pPr>
        <w:pStyle w:val="21"/>
        <w:rPr>
          <w:rFonts w:ascii="Arial" w:hAnsi="Arial" w:cs="Arial"/>
          <w:noProof/>
          <w:sz w:val="24"/>
          <w:szCs w:val="24"/>
          <w:lang w:val="ru-RU" w:eastAsia="ru-RU"/>
        </w:rPr>
      </w:pPr>
      <w:hyperlink w:anchor="_Toc168492216" w:history="1"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6.4</w:t>
        </w:r>
        <w:r w:rsidR="003733EE" w:rsidRPr="003733EE">
          <w:rPr>
            <w:rFonts w:ascii="Arial" w:hAnsi="Arial" w:cs="Arial"/>
            <w:noProof/>
            <w:sz w:val="24"/>
            <w:szCs w:val="24"/>
            <w:lang w:val="ru-RU" w:eastAsia="ru-RU"/>
          </w:rPr>
          <w:tab/>
        </w:r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Методология расчета Q-фактора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_Toc168492216 \h </w:instrTex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D5194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896B30" w14:textId="5E632A2B" w:rsidR="003733EE" w:rsidRPr="003733EE" w:rsidRDefault="00D140B0" w:rsidP="003733EE">
      <w:pPr>
        <w:pStyle w:val="21"/>
        <w:rPr>
          <w:rFonts w:ascii="Arial" w:hAnsi="Arial" w:cs="Arial"/>
          <w:noProof/>
          <w:sz w:val="24"/>
          <w:szCs w:val="24"/>
          <w:lang w:val="ru-RU" w:eastAsia="ru-RU"/>
        </w:rPr>
      </w:pPr>
      <w:hyperlink w:anchor="_Toc168492217" w:history="1"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6.5</w:t>
        </w:r>
        <w:r w:rsidR="003733EE" w:rsidRPr="003733EE">
          <w:rPr>
            <w:rFonts w:ascii="Arial" w:hAnsi="Arial" w:cs="Arial"/>
            <w:noProof/>
            <w:sz w:val="24"/>
            <w:szCs w:val="24"/>
            <w:lang w:val="ru-RU" w:eastAsia="ru-RU"/>
          </w:rPr>
          <w:tab/>
        </w:r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Обработка и оценка результатов исследований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_Toc168492217 \h </w:instrTex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D5194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E1E448" w14:textId="77CD0644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18" w:history="1">
        <w:r w:rsidR="003733EE" w:rsidRPr="003733EE">
          <w:rPr>
            <w:rStyle w:val="ac"/>
            <w:noProof/>
          </w:rPr>
          <w:t>7</w:t>
        </w:r>
        <w:r w:rsidR="003733EE" w:rsidRPr="003733EE">
          <w:rPr>
            <w:rFonts w:eastAsiaTheme="minorEastAsia"/>
            <w:noProof/>
            <w:lang w:eastAsia="ru-RU"/>
          </w:rPr>
          <w:tab/>
        </w:r>
        <w:r w:rsidR="003733EE" w:rsidRPr="003733EE">
          <w:rPr>
            <w:rStyle w:val="ac"/>
            <w:noProof/>
          </w:rPr>
          <w:t>Проведение исследований лояльности потенциальных клиентов Компании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_Toc168492218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12</w:t>
        </w:r>
        <w:r w:rsidR="003733EE" w:rsidRPr="003733EE">
          <w:rPr>
            <w:noProof/>
            <w:webHidden/>
          </w:rPr>
          <w:fldChar w:fldCharType="end"/>
        </w:r>
      </w:hyperlink>
    </w:p>
    <w:p w14:paraId="6EFF81CF" w14:textId="4B09DD44" w:rsidR="003733EE" w:rsidRPr="003733EE" w:rsidRDefault="00D140B0" w:rsidP="003733EE">
      <w:pPr>
        <w:pStyle w:val="21"/>
        <w:rPr>
          <w:rFonts w:ascii="Arial" w:hAnsi="Arial" w:cs="Arial"/>
          <w:noProof/>
          <w:sz w:val="24"/>
          <w:szCs w:val="24"/>
          <w:lang w:val="ru-RU" w:eastAsia="ru-RU"/>
        </w:rPr>
      </w:pPr>
      <w:hyperlink w:anchor="_Toc168492219" w:history="1"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7.1</w:t>
        </w:r>
        <w:r w:rsidR="003733EE" w:rsidRPr="003733EE">
          <w:rPr>
            <w:rFonts w:ascii="Arial" w:hAnsi="Arial" w:cs="Arial"/>
            <w:noProof/>
            <w:sz w:val="24"/>
            <w:szCs w:val="24"/>
            <w:lang w:val="ru-RU" w:eastAsia="ru-RU"/>
          </w:rPr>
          <w:tab/>
        </w:r>
        <w:r w:rsidR="003733EE" w:rsidRPr="003733EE">
          <w:rPr>
            <w:rStyle w:val="ac"/>
            <w:rFonts w:ascii="Arial" w:hAnsi="Arial" w:cs="Arial"/>
            <w:noProof/>
            <w:sz w:val="24"/>
            <w:szCs w:val="24"/>
            <w:lang w:val="ru-RU"/>
          </w:rPr>
          <w:t>Методология расчёта индекса потребительской лояльности NPS бренда в сравнении с конкурентами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_Toc168492219 \h </w:instrTex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1D5194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3733EE" w:rsidRPr="003733EE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B23D25E" w14:textId="75B85816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20" w:history="1">
        <w:r w:rsidR="003733EE" w:rsidRPr="003733EE">
          <w:rPr>
            <w:rStyle w:val="ac"/>
            <w:noProof/>
          </w:rPr>
          <w:t>Приложение 1 Рекомендуемая форма анкеты покупателя (анкета №1)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_Toc168492220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13</w:t>
        </w:r>
        <w:r w:rsidR="003733EE" w:rsidRPr="003733EE">
          <w:rPr>
            <w:noProof/>
            <w:webHidden/>
          </w:rPr>
          <w:fldChar w:fldCharType="end"/>
        </w:r>
      </w:hyperlink>
    </w:p>
    <w:p w14:paraId="084A36D8" w14:textId="06FD865F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21" w:history="1">
        <w:r w:rsidR="003733EE" w:rsidRPr="003733EE">
          <w:rPr>
            <w:rStyle w:val="ac"/>
            <w:noProof/>
          </w:rPr>
          <w:t>Приложение 2 Рекомендуемая форма анкеты новосёла (анкета №2)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_Toc168492221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14</w:t>
        </w:r>
        <w:r w:rsidR="003733EE" w:rsidRPr="003733EE">
          <w:rPr>
            <w:noProof/>
            <w:webHidden/>
          </w:rPr>
          <w:fldChar w:fldCharType="end"/>
        </w:r>
      </w:hyperlink>
    </w:p>
    <w:p w14:paraId="2226B604" w14:textId="148BFA71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22" w:history="1">
        <w:r w:rsidR="003733EE" w:rsidRPr="003733EE">
          <w:rPr>
            <w:rStyle w:val="ac"/>
            <w:noProof/>
          </w:rPr>
          <w:t>Приложение 3 Рекомендуемая форма анкеты жителя (анкета №3)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_Toc168492222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16</w:t>
        </w:r>
        <w:r w:rsidR="003733EE" w:rsidRPr="003733EE">
          <w:rPr>
            <w:noProof/>
            <w:webHidden/>
          </w:rPr>
          <w:fldChar w:fldCharType="end"/>
        </w:r>
      </w:hyperlink>
    </w:p>
    <w:p w14:paraId="42217E1C" w14:textId="5B3C0746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23" w:history="1">
        <w:r w:rsidR="003733EE" w:rsidRPr="003733EE">
          <w:rPr>
            <w:rStyle w:val="ac"/>
            <w:noProof/>
          </w:rPr>
          <w:t>Приложение 4 Примеры параметров для замера CSI, их группировка и условия определения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_Toc168492223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18</w:t>
        </w:r>
        <w:r w:rsidR="003733EE" w:rsidRPr="003733EE">
          <w:rPr>
            <w:noProof/>
            <w:webHidden/>
          </w:rPr>
          <w:fldChar w:fldCharType="end"/>
        </w:r>
      </w:hyperlink>
    </w:p>
    <w:p w14:paraId="19EFDD07" w14:textId="169FD90B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24" w:history="1">
        <w:r w:rsidR="003733EE" w:rsidRPr="003733EE">
          <w:rPr>
            <w:rStyle w:val="ac"/>
            <w:noProof/>
          </w:rPr>
          <w:t>Приложение 5 Примеры из отчёта по типам клиентских метрик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_Toc168492224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20</w:t>
        </w:r>
        <w:r w:rsidR="003733EE" w:rsidRPr="003733EE">
          <w:rPr>
            <w:noProof/>
            <w:webHidden/>
          </w:rPr>
          <w:fldChar w:fldCharType="end"/>
        </w:r>
      </w:hyperlink>
    </w:p>
    <w:p w14:paraId="21FF1BC1" w14:textId="3DDD0E28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25" w:history="1">
        <w:r w:rsidR="003733EE" w:rsidRPr="003733EE">
          <w:rPr>
            <w:rStyle w:val="ac"/>
            <w:noProof/>
          </w:rPr>
          <w:t>Приложение 6 Рекомендуемая форма анкеты для оценки NPS бренда в сравнении с конкурентами (анкета №4)</w:t>
        </w:r>
        <w:r w:rsidR="003733EE" w:rsidRPr="003733EE">
          <w:rPr>
            <w:noProof/>
            <w:webHidden/>
          </w:rPr>
          <w:tab/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_Toc168492225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31</w:t>
        </w:r>
        <w:r w:rsidR="003733EE" w:rsidRPr="003733EE">
          <w:rPr>
            <w:noProof/>
            <w:webHidden/>
          </w:rPr>
          <w:fldChar w:fldCharType="end"/>
        </w:r>
      </w:hyperlink>
    </w:p>
    <w:p w14:paraId="52D87628" w14:textId="7376B4DD" w:rsidR="003733EE" w:rsidRPr="003733EE" w:rsidRDefault="00D140B0" w:rsidP="003733EE">
      <w:pPr>
        <w:pStyle w:val="11"/>
        <w:rPr>
          <w:rFonts w:eastAsiaTheme="minorEastAsia"/>
          <w:noProof/>
          <w:lang w:eastAsia="ru-RU"/>
        </w:rPr>
      </w:pPr>
      <w:hyperlink w:anchor="_Toc168492226" w:history="1">
        <w:r w:rsidR="003733EE" w:rsidRPr="003733EE">
          <w:rPr>
            <w:rStyle w:val="ac"/>
            <w:noProof/>
          </w:rPr>
          <w:t>Приложение 7 Пример аналитического отчета по оценке NPS бренда в сравнении с конкурентами</w:t>
        </w:r>
        <w:r w:rsidR="003733EE" w:rsidRPr="003733EE">
          <w:rPr>
            <w:noProof/>
            <w:webHidden/>
          </w:rPr>
          <w:tab/>
        </w:r>
        <w:r w:rsidR="003733EE">
          <w:rPr>
            <w:noProof/>
            <w:webHidden/>
          </w:rPr>
          <w:t xml:space="preserve">                                                                                                                     </w:t>
        </w:r>
        <w:r w:rsidR="003733EE" w:rsidRPr="003733EE">
          <w:rPr>
            <w:noProof/>
            <w:webHidden/>
          </w:rPr>
          <w:fldChar w:fldCharType="begin"/>
        </w:r>
        <w:r w:rsidR="003733EE" w:rsidRPr="003733EE">
          <w:rPr>
            <w:noProof/>
            <w:webHidden/>
          </w:rPr>
          <w:instrText xml:space="preserve"> PAGEREF _Toc168492226 \h </w:instrText>
        </w:r>
        <w:r w:rsidR="003733EE" w:rsidRPr="003733EE">
          <w:rPr>
            <w:noProof/>
            <w:webHidden/>
          </w:rPr>
        </w:r>
        <w:r w:rsidR="003733EE" w:rsidRPr="003733EE">
          <w:rPr>
            <w:noProof/>
            <w:webHidden/>
          </w:rPr>
          <w:fldChar w:fldCharType="separate"/>
        </w:r>
        <w:r w:rsidR="001D5194">
          <w:rPr>
            <w:noProof/>
            <w:webHidden/>
          </w:rPr>
          <w:t>34</w:t>
        </w:r>
        <w:r w:rsidR="003733EE" w:rsidRPr="003733EE">
          <w:rPr>
            <w:noProof/>
            <w:webHidden/>
          </w:rPr>
          <w:fldChar w:fldCharType="end"/>
        </w:r>
      </w:hyperlink>
    </w:p>
    <w:p w14:paraId="15D6F626" w14:textId="6A257DEA" w:rsidR="0015785D" w:rsidRPr="00A3632D" w:rsidRDefault="0015785D" w:rsidP="003733EE">
      <w:pPr>
        <w:tabs>
          <w:tab w:val="left" w:pos="142"/>
          <w:tab w:val="left" w:pos="284"/>
          <w:tab w:val="right" w:leader="dot" w:pos="10206"/>
        </w:tabs>
        <w:spacing w:after="120" w:line="240" w:lineRule="auto"/>
        <w:jc w:val="both"/>
        <w:rPr>
          <w:rFonts w:ascii="Arial"/>
          <w:color w:val="FF0000"/>
          <w:sz w:val="2"/>
        </w:rPr>
      </w:pPr>
      <w:r w:rsidRPr="003733EE">
        <w:rPr>
          <w:rFonts w:ascii="Arial" w:hAnsi="Arial" w:cs="Arial"/>
          <w:color w:val="000000"/>
          <w:sz w:val="24"/>
          <w:szCs w:val="24"/>
        </w:rPr>
        <w:fldChar w:fldCharType="end"/>
      </w:r>
      <w:r w:rsidRPr="005F603B">
        <w:rPr>
          <w:rFonts w:ascii="Arial" w:hAnsi="Arial" w:cs="Arial"/>
          <w:color w:val="FF0000"/>
          <w:sz w:val="24"/>
          <w:szCs w:val="24"/>
        </w:rPr>
        <w:br w:type="page"/>
      </w:r>
    </w:p>
    <w:p w14:paraId="72ADC8D3" w14:textId="77777777" w:rsidR="0015785D" w:rsidRPr="003C26C6" w:rsidRDefault="0015785D" w:rsidP="0015785D">
      <w:pPr>
        <w:spacing w:after="0" w:line="0" w:lineRule="atLeast"/>
        <w:rPr>
          <w:rFonts w:ascii="Arial"/>
          <w:color w:val="FF0000"/>
          <w:sz w:val="2"/>
        </w:rPr>
      </w:pPr>
    </w:p>
    <w:p w14:paraId="0FFE2943" w14:textId="77777777" w:rsidR="0015785D" w:rsidRPr="00C21C3B" w:rsidRDefault="0015785D" w:rsidP="0015785D">
      <w:pPr>
        <w:pStyle w:val="1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jc w:val="left"/>
        <w:rPr>
          <w:rFonts w:ascii="Arial" w:hAnsi="Arial" w:cs="Arial"/>
          <w:b/>
          <w:color w:val="008066"/>
          <w:sz w:val="28"/>
          <w:lang w:val="ru-RU"/>
        </w:rPr>
      </w:pPr>
      <w:bookmarkStart w:id="5" w:name="br4"/>
      <w:bookmarkStart w:id="6" w:name="_Toc168492204"/>
      <w:bookmarkEnd w:id="5"/>
      <w:r w:rsidRPr="00C21C3B">
        <w:rPr>
          <w:rFonts w:ascii="Arial" w:hAnsi="Arial" w:cs="Arial"/>
          <w:b/>
          <w:color w:val="008066"/>
          <w:sz w:val="28"/>
          <w:lang w:val="ru-RU"/>
        </w:rPr>
        <w:t>Общие положения</w:t>
      </w:r>
      <w:bookmarkEnd w:id="6"/>
    </w:p>
    <w:p w14:paraId="0FF421CE" w14:textId="03E1F6E4" w:rsidR="003E0797" w:rsidRPr="00851DDD" w:rsidRDefault="003E0797" w:rsidP="0093310C">
      <w:pPr>
        <w:pStyle w:val="ab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bookmarkStart w:id="7" w:name="_Hlk135725444"/>
      <w:r w:rsidRPr="00851DDD">
        <w:rPr>
          <w:rFonts w:ascii="Arial" w:hAnsi="Arial" w:cs="Arial"/>
          <w:sz w:val="24"/>
          <w:szCs w:val="24"/>
          <w:lang w:val="ru-RU"/>
        </w:rPr>
        <w:t>Настоящая методика определяет порядок и периодичность проведения исследований клиентских метрик. Замеры клиентских метрик проводятся по объектам капитального строительства, построенных при участии организаций, входящих в группу компаний ООО «Атомстройкомплекс-Строительство» (далее –Компания).</w:t>
      </w:r>
    </w:p>
    <w:p w14:paraId="7C749492" w14:textId="4AF6A52A" w:rsidR="00A65B57" w:rsidRPr="00851DDD" w:rsidRDefault="00DD7D6C" w:rsidP="0093310C">
      <w:pPr>
        <w:pStyle w:val="ab"/>
        <w:numPr>
          <w:ilvl w:val="0"/>
          <w:numId w:val="2"/>
        </w:numPr>
        <w:tabs>
          <w:tab w:val="left" w:pos="1134"/>
        </w:tabs>
        <w:spacing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851DDD">
        <w:rPr>
          <w:rFonts w:ascii="Arial" w:hAnsi="Arial" w:cs="Arial"/>
          <w:sz w:val="24"/>
          <w:szCs w:val="24"/>
          <w:lang w:val="ru-RU"/>
        </w:rPr>
        <w:t xml:space="preserve">Замеры клиентских метрик </w:t>
      </w:r>
      <w:r w:rsidR="009A08F1" w:rsidRPr="00851DDD">
        <w:rPr>
          <w:rFonts w:ascii="Arial" w:hAnsi="Arial" w:cs="Arial"/>
          <w:sz w:val="24"/>
          <w:szCs w:val="24"/>
          <w:lang w:val="ru-RU"/>
        </w:rPr>
        <w:t>пров</w:t>
      </w:r>
      <w:r w:rsidRPr="00851DDD">
        <w:rPr>
          <w:rFonts w:ascii="Arial" w:hAnsi="Arial" w:cs="Arial"/>
          <w:sz w:val="24"/>
          <w:szCs w:val="24"/>
          <w:lang w:val="ru-RU"/>
        </w:rPr>
        <w:t>одят на следующих</w:t>
      </w:r>
      <w:r w:rsidR="009A08F1" w:rsidRPr="00851DDD">
        <w:rPr>
          <w:rFonts w:ascii="Arial" w:hAnsi="Arial" w:cs="Arial"/>
          <w:sz w:val="24"/>
          <w:szCs w:val="24"/>
          <w:lang w:val="ru-RU"/>
        </w:rPr>
        <w:t xml:space="preserve"> </w:t>
      </w:r>
      <w:r w:rsidRPr="00851DDD">
        <w:rPr>
          <w:rFonts w:ascii="Arial" w:hAnsi="Arial" w:cs="Arial"/>
          <w:sz w:val="24"/>
          <w:szCs w:val="24"/>
          <w:lang w:val="ru-RU"/>
        </w:rPr>
        <w:t>этапах</w:t>
      </w:r>
      <w:r w:rsidR="00A65B57" w:rsidRPr="00851DDD">
        <w:rPr>
          <w:rFonts w:ascii="Arial" w:hAnsi="Arial" w:cs="Arial"/>
          <w:sz w:val="24"/>
          <w:szCs w:val="24"/>
          <w:lang w:val="ru-RU"/>
        </w:rPr>
        <w:t>:</w:t>
      </w:r>
      <w:r w:rsidRPr="00851DDD">
        <w:rPr>
          <w:rFonts w:ascii="Arial" w:hAnsi="Arial" w:cs="Arial"/>
          <w:sz w:val="24"/>
          <w:szCs w:val="24"/>
          <w:lang w:val="ru-RU"/>
        </w:rPr>
        <w:t xml:space="preserve"> покупка жилых помещений (далее - </w:t>
      </w:r>
      <w:r w:rsidR="00EF38F8" w:rsidRPr="00851DDD">
        <w:rPr>
          <w:rFonts w:ascii="Arial" w:hAnsi="Arial" w:cs="Arial"/>
          <w:sz w:val="24"/>
          <w:szCs w:val="24"/>
          <w:lang w:val="ru-RU"/>
        </w:rPr>
        <w:t>квартира</w:t>
      </w:r>
      <w:r w:rsidRPr="00851DDD">
        <w:rPr>
          <w:rFonts w:ascii="Arial" w:hAnsi="Arial" w:cs="Arial"/>
          <w:sz w:val="24"/>
          <w:szCs w:val="24"/>
          <w:lang w:val="ru-RU"/>
        </w:rPr>
        <w:t>), приёмка–передача</w:t>
      </w:r>
      <w:r w:rsidR="001336C6" w:rsidRPr="00851DDD">
        <w:rPr>
          <w:rFonts w:ascii="Arial" w:hAnsi="Arial" w:cs="Arial"/>
          <w:sz w:val="24"/>
          <w:szCs w:val="24"/>
          <w:lang w:val="ru-RU"/>
        </w:rPr>
        <w:t xml:space="preserve"> приобретенных </w:t>
      </w:r>
      <w:r w:rsidR="00EF38F8" w:rsidRPr="00851DDD">
        <w:rPr>
          <w:rFonts w:ascii="Arial" w:hAnsi="Arial" w:cs="Arial"/>
          <w:sz w:val="24"/>
          <w:szCs w:val="24"/>
          <w:lang w:val="ru-RU"/>
        </w:rPr>
        <w:t>квартир</w:t>
      </w:r>
      <w:r w:rsidRPr="00851DDD">
        <w:rPr>
          <w:rFonts w:ascii="Arial" w:hAnsi="Arial" w:cs="Arial"/>
          <w:sz w:val="24"/>
          <w:szCs w:val="24"/>
          <w:lang w:val="ru-RU"/>
        </w:rPr>
        <w:t xml:space="preserve"> </w:t>
      </w:r>
      <w:r w:rsidR="003E5162" w:rsidRPr="00851DDD">
        <w:rPr>
          <w:rFonts w:ascii="Arial" w:hAnsi="Arial" w:cs="Arial"/>
          <w:sz w:val="24"/>
          <w:szCs w:val="24"/>
          <w:lang w:val="ru-RU"/>
        </w:rPr>
        <w:t xml:space="preserve">и </w:t>
      </w:r>
      <w:r w:rsidRPr="00851DDD">
        <w:rPr>
          <w:rFonts w:ascii="Arial" w:hAnsi="Arial" w:cs="Arial"/>
          <w:sz w:val="24"/>
          <w:szCs w:val="24"/>
          <w:lang w:val="ru-RU"/>
        </w:rPr>
        <w:t>через год после приёмки</w:t>
      </w:r>
      <w:r w:rsidR="003E5162" w:rsidRPr="00851DDD">
        <w:rPr>
          <w:rFonts w:ascii="Arial" w:hAnsi="Arial" w:cs="Arial"/>
          <w:sz w:val="24"/>
          <w:szCs w:val="24"/>
          <w:lang w:val="ru-RU"/>
        </w:rPr>
        <w:t xml:space="preserve"> квартиры</w:t>
      </w:r>
      <w:r w:rsidRPr="00851DDD">
        <w:rPr>
          <w:rFonts w:ascii="Arial" w:hAnsi="Arial" w:cs="Arial"/>
          <w:sz w:val="24"/>
          <w:szCs w:val="24"/>
          <w:lang w:val="ru-RU"/>
        </w:rPr>
        <w:t>.</w:t>
      </w:r>
    </w:p>
    <w:p w14:paraId="3385CB06" w14:textId="5B04830E" w:rsidR="008D7376" w:rsidRPr="001730B0" w:rsidRDefault="0035196E" w:rsidP="0035196E">
      <w:pPr>
        <w:pStyle w:val="ab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851DDD">
        <w:rPr>
          <w:rFonts w:ascii="Arial" w:hAnsi="Arial" w:cs="Arial"/>
          <w:sz w:val="24"/>
          <w:szCs w:val="24"/>
          <w:lang w:val="ru-RU"/>
        </w:rPr>
        <w:t xml:space="preserve">Требования настоящей методики являются обязательными для исполнения </w:t>
      </w:r>
      <w:r w:rsidRPr="001730B0">
        <w:rPr>
          <w:rFonts w:ascii="Arial" w:hAnsi="Arial" w:cs="Arial"/>
          <w:sz w:val="24"/>
          <w:szCs w:val="24"/>
          <w:lang w:val="ru-RU"/>
        </w:rPr>
        <w:t xml:space="preserve">сотрудниками </w:t>
      </w:r>
      <w:r w:rsidR="00784BA0" w:rsidRPr="001730B0">
        <w:rPr>
          <w:rFonts w:ascii="Arial" w:hAnsi="Arial" w:cs="Arial"/>
          <w:sz w:val="24"/>
          <w:szCs w:val="24"/>
          <w:lang w:val="ru-RU"/>
        </w:rPr>
        <w:t>департамента</w:t>
      </w:r>
      <w:r w:rsidRPr="001730B0">
        <w:rPr>
          <w:rFonts w:ascii="Arial" w:hAnsi="Arial" w:cs="Arial"/>
          <w:sz w:val="24"/>
          <w:szCs w:val="24"/>
          <w:lang w:val="ru-RU"/>
        </w:rPr>
        <w:t xml:space="preserve"> маркетинга и рекламы.</w:t>
      </w:r>
    </w:p>
    <w:bookmarkEnd w:id="7"/>
    <w:p w14:paraId="75DD25B4" w14:textId="77777777" w:rsidR="0015785D" w:rsidRPr="001730B0" w:rsidRDefault="0015785D" w:rsidP="0015785D">
      <w:pPr>
        <w:pStyle w:val="ab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1730B0">
        <w:rPr>
          <w:rFonts w:ascii="Arial" w:hAnsi="Arial" w:cs="Arial"/>
          <w:sz w:val="24"/>
          <w:szCs w:val="24"/>
          <w:lang w:val="ru-RU"/>
        </w:rPr>
        <w:t>Настоящая методика разработана как инструмент для формирования системы нефинансовых показателей.</w:t>
      </w:r>
    </w:p>
    <w:p w14:paraId="3FFC669F" w14:textId="7D6E499E" w:rsidR="0015785D" w:rsidRPr="00085D96" w:rsidRDefault="0015785D" w:rsidP="0015785D">
      <w:pPr>
        <w:pStyle w:val="ab"/>
        <w:numPr>
          <w:ilvl w:val="0"/>
          <w:numId w:val="2"/>
        </w:numPr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085D96">
        <w:rPr>
          <w:rFonts w:ascii="Arial" w:hAnsi="Arial" w:cs="Arial"/>
          <w:sz w:val="24"/>
          <w:szCs w:val="24"/>
          <w:lang w:val="ru-RU"/>
        </w:rPr>
        <w:t xml:space="preserve">Ответственность за разработку и актуализацию настоящей методики несёт </w:t>
      </w:r>
      <w:r w:rsidR="00085D96" w:rsidRPr="00085D96">
        <w:rPr>
          <w:rFonts w:ascii="Arial" w:hAnsi="Arial" w:cs="Arial"/>
          <w:sz w:val="24"/>
          <w:szCs w:val="24"/>
          <w:lang w:val="ru-RU"/>
        </w:rPr>
        <w:t>руководитель отдела управления клиентским опытом</w:t>
      </w:r>
      <w:r w:rsidRPr="00085D96">
        <w:rPr>
          <w:rFonts w:ascii="Arial" w:hAnsi="Arial" w:cs="Arial"/>
          <w:sz w:val="24"/>
          <w:szCs w:val="24"/>
          <w:lang w:val="ru-RU"/>
        </w:rPr>
        <w:t xml:space="preserve">. </w:t>
      </w:r>
    </w:p>
    <w:p w14:paraId="50F9C1E5" w14:textId="77777777" w:rsidR="0015785D" w:rsidRDefault="0015785D" w:rsidP="0015785D">
      <w:pPr>
        <w:pStyle w:val="1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jc w:val="left"/>
        <w:rPr>
          <w:rFonts w:ascii="Arial" w:hAnsi="Arial" w:cs="Arial"/>
          <w:b/>
          <w:color w:val="008066"/>
          <w:sz w:val="28"/>
          <w:lang w:val="ru-RU"/>
        </w:rPr>
      </w:pPr>
      <w:bookmarkStart w:id="8" w:name="_Нормативные_ссылки"/>
      <w:bookmarkStart w:id="9" w:name="_Toc168492205"/>
      <w:bookmarkStart w:id="10" w:name="_Hlk115867581"/>
      <w:bookmarkEnd w:id="8"/>
      <w:r w:rsidRPr="003A7552">
        <w:rPr>
          <w:rFonts w:ascii="Arial" w:hAnsi="Arial" w:cs="Arial"/>
          <w:b/>
          <w:color w:val="008066"/>
          <w:sz w:val="28"/>
          <w:lang w:val="ru-RU"/>
        </w:rPr>
        <w:t>Нормативные ссылки</w:t>
      </w:r>
      <w:bookmarkEnd w:id="9"/>
    </w:p>
    <w:p w14:paraId="189049C2" w14:textId="77777777" w:rsidR="0015785D" w:rsidRPr="00966F98" w:rsidRDefault="0015785D" w:rsidP="007771FD">
      <w:pPr>
        <w:pStyle w:val="ab"/>
        <w:tabs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966F98">
        <w:rPr>
          <w:rFonts w:ascii="Arial" w:hAnsi="Arial" w:cs="Arial"/>
          <w:sz w:val="24"/>
          <w:szCs w:val="24"/>
          <w:lang w:val="ru-RU"/>
        </w:rPr>
        <w:t>В настоящей методике использованы ссылки на следующие документы:</w:t>
      </w:r>
    </w:p>
    <w:p w14:paraId="726A499A" w14:textId="3E97ED46" w:rsidR="0015785D" w:rsidRPr="00FB3EE3" w:rsidRDefault="0015785D" w:rsidP="00FB3EE3">
      <w:pPr>
        <w:pStyle w:val="ab"/>
        <w:numPr>
          <w:ilvl w:val="0"/>
          <w:numId w:val="13"/>
        </w:numPr>
        <w:tabs>
          <w:tab w:val="left" w:pos="993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FB3EE3">
        <w:rPr>
          <w:rFonts w:ascii="Arial" w:hAnsi="Arial" w:cs="Arial"/>
          <w:sz w:val="24"/>
          <w:szCs w:val="24"/>
          <w:lang w:val="ru-RU"/>
        </w:rPr>
        <w:t>В17.</w:t>
      </w:r>
      <w:r w:rsidR="003E4417" w:rsidRPr="00FB3EE3">
        <w:rPr>
          <w:rFonts w:ascii="Arial" w:hAnsi="Arial" w:cs="Arial"/>
          <w:sz w:val="24"/>
          <w:szCs w:val="24"/>
          <w:lang w:val="ru-RU"/>
        </w:rPr>
        <w:t>2</w:t>
      </w:r>
      <w:r w:rsidRPr="00FB3EE3">
        <w:rPr>
          <w:rFonts w:ascii="Arial" w:hAnsi="Arial" w:cs="Arial"/>
          <w:sz w:val="24"/>
          <w:szCs w:val="24"/>
          <w:lang w:val="ru-RU"/>
        </w:rPr>
        <w:t xml:space="preserve"> Регламент </w:t>
      </w:r>
      <w:r w:rsidR="007771FD" w:rsidRPr="00FB3EE3">
        <w:rPr>
          <w:rFonts w:ascii="Arial" w:hAnsi="Arial" w:cs="Arial"/>
          <w:sz w:val="24"/>
          <w:szCs w:val="24"/>
          <w:lang w:val="ru-RU"/>
        </w:rPr>
        <w:t xml:space="preserve">проведения оценки и принятия решений по результатам исследований </w:t>
      </w:r>
      <w:r w:rsidR="00FB3EE3" w:rsidRPr="00FB3EE3">
        <w:rPr>
          <w:rFonts w:ascii="Arial" w:hAnsi="Arial" w:cs="Arial"/>
          <w:sz w:val="24"/>
          <w:szCs w:val="24"/>
          <w:lang w:val="ru-RU"/>
        </w:rPr>
        <w:t>клиентских метрик (NPS, CSI, Q-фактора)</w:t>
      </w:r>
      <w:r w:rsidRPr="00FB3EE3">
        <w:rPr>
          <w:rStyle w:val="af4"/>
          <w:rFonts w:ascii="Arial" w:hAnsi="Arial" w:cs="Arial"/>
          <w:sz w:val="24"/>
          <w:szCs w:val="24"/>
          <w:lang w:val="ru-RU"/>
        </w:rPr>
        <w:footnoteReference w:id="1"/>
      </w:r>
      <w:r w:rsidRPr="00FB3EE3">
        <w:rPr>
          <w:rFonts w:ascii="Arial" w:hAnsi="Arial" w:cs="Arial"/>
          <w:sz w:val="24"/>
          <w:szCs w:val="24"/>
          <w:lang w:val="ru-RU"/>
        </w:rPr>
        <w:t>.</w:t>
      </w:r>
    </w:p>
    <w:p w14:paraId="13B8186C" w14:textId="77777777" w:rsidR="0015785D" w:rsidRPr="00C21C3B" w:rsidRDefault="0015785D" w:rsidP="0015785D">
      <w:pPr>
        <w:pStyle w:val="1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jc w:val="left"/>
        <w:rPr>
          <w:rFonts w:ascii="Arial" w:hAnsi="Arial" w:cs="Arial"/>
          <w:b/>
          <w:color w:val="008066"/>
          <w:sz w:val="28"/>
          <w:lang w:val="ru-RU"/>
        </w:rPr>
      </w:pPr>
      <w:bookmarkStart w:id="11" w:name="_Toc168492206"/>
      <w:bookmarkEnd w:id="10"/>
      <w:r w:rsidRPr="00C21C3B">
        <w:rPr>
          <w:rFonts w:ascii="Arial" w:hAnsi="Arial" w:cs="Arial"/>
          <w:b/>
          <w:color w:val="008066"/>
          <w:sz w:val="28"/>
          <w:lang w:val="ru-RU"/>
        </w:rPr>
        <w:t>Термины и определения, сокращения</w:t>
      </w:r>
      <w:bookmarkEnd w:id="11"/>
    </w:p>
    <w:p w14:paraId="5E54D810" w14:textId="5DB0566E" w:rsidR="007771FD" w:rsidRDefault="007771FD" w:rsidP="007771FD">
      <w:pPr>
        <w:tabs>
          <w:tab w:val="left" w:pos="709"/>
          <w:tab w:val="left" w:pos="1134"/>
        </w:tabs>
        <w:spacing w:before="120" w:after="120"/>
        <w:ind w:firstLine="709"/>
        <w:jc w:val="both"/>
        <w:rPr>
          <w:rFonts w:ascii="Arial" w:hAnsi="Arial" w:cs="Arial"/>
          <w:sz w:val="24"/>
          <w:szCs w:val="24"/>
        </w:rPr>
      </w:pPr>
      <w:bookmarkStart w:id="12" w:name="_Hlk158985592"/>
      <w:bookmarkStart w:id="13" w:name="_Hlk167878596"/>
      <w:r w:rsidRPr="00695B9B">
        <w:rPr>
          <w:rFonts w:ascii="Arial" w:hAnsi="Arial" w:cs="Arial"/>
          <w:sz w:val="24"/>
          <w:szCs w:val="24"/>
        </w:rPr>
        <w:t>В настояще</w:t>
      </w:r>
      <w:r>
        <w:rPr>
          <w:rFonts w:ascii="Arial" w:hAnsi="Arial" w:cs="Arial"/>
          <w:sz w:val="24"/>
          <w:szCs w:val="24"/>
        </w:rPr>
        <w:t>й</w:t>
      </w:r>
      <w:r w:rsidRPr="00695B9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методике</w:t>
      </w:r>
      <w:r w:rsidRPr="00695B9B">
        <w:rPr>
          <w:rFonts w:ascii="Arial" w:hAnsi="Arial" w:cs="Arial"/>
          <w:sz w:val="24"/>
          <w:szCs w:val="24"/>
        </w:rPr>
        <w:t xml:space="preserve"> применяются следующие термины с соответствующими определениями:</w:t>
      </w:r>
      <w:bookmarkEnd w:id="12"/>
    </w:p>
    <w:bookmarkEnd w:id="13"/>
    <w:p w14:paraId="188DAECB" w14:textId="45F40CF5" w:rsidR="0015785D" w:rsidRPr="00966F98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proofErr w:type="spellStart"/>
      <w:r w:rsidRPr="00966F98">
        <w:rPr>
          <w:rFonts w:ascii="Arial" w:hAnsi="Arial" w:cs="Arial"/>
          <w:b/>
          <w:sz w:val="24"/>
          <w:szCs w:val="24"/>
          <w:lang w:val="ru-RU"/>
        </w:rPr>
        <w:t>Customer</w:t>
      </w:r>
      <w:proofErr w:type="spellEnd"/>
      <w:r w:rsidRPr="00966F98"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 w:rsidRPr="00966F98">
        <w:rPr>
          <w:rFonts w:ascii="Arial" w:hAnsi="Arial" w:cs="Arial"/>
          <w:b/>
          <w:sz w:val="24"/>
          <w:szCs w:val="24"/>
          <w:lang w:val="ru-RU"/>
        </w:rPr>
        <w:t>Satisfaction</w:t>
      </w:r>
      <w:proofErr w:type="spellEnd"/>
      <w:r w:rsidRPr="00966F98"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 w:rsidRPr="00966F98">
        <w:rPr>
          <w:rFonts w:ascii="Arial" w:hAnsi="Arial" w:cs="Arial"/>
          <w:b/>
          <w:sz w:val="24"/>
          <w:szCs w:val="24"/>
          <w:lang w:val="ru-RU"/>
        </w:rPr>
        <w:t>Index</w:t>
      </w:r>
      <w:proofErr w:type="spellEnd"/>
      <w:r w:rsidRPr="00966F98">
        <w:rPr>
          <w:rFonts w:ascii="Arial" w:hAnsi="Arial" w:cs="Arial"/>
          <w:b/>
          <w:sz w:val="24"/>
          <w:szCs w:val="24"/>
          <w:lang w:val="ru-RU"/>
        </w:rPr>
        <w:t xml:space="preserve"> (CSI)</w:t>
      </w:r>
      <w:r w:rsidRPr="00966F98">
        <w:rPr>
          <w:rFonts w:ascii="Arial" w:hAnsi="Arial" w:cs="Arial"/>
          <w:sz w:val="24"/>
          <w:szCs w:val="24"/>
          <w:lang w:val="ru-RU"/>
        </w:rPr>
        <w:t xml:space="preserve"> </w:t>
      </w:r>
      <w:r w:rsidR="006720BE">
        <w:rPr>
          <w:rFonts w:ascii="Arial" w:hAnsi="Arial" w:cs="Arial"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966F98">
        <w:rPr>
          <w:rFonts w:ascii="Arial" w:hAnsi="Arial" w:cs="Arial"/>
          <w:sz w:val="24"/>
          <w:szCs w:val="24"/>
          <w:lang w:val="ru-RU"/>
        </w:rPr>
        <w:t xml:space="preserve">индекс удовлетворенности потребителя после взаимодействия </w:t>
      </w:r>
      <w:r w:rsidR="00A8538E">
        <w:rPr>
          <w:rFonts w:ascii="Arial" w:hAnsi="Arial" w:cs="Arial"/>
          <w:sz w:val="24"/>
          <w:szCs w:val="24"/>
          <w:lang w:val="ru-RU"/>
        </w:rPr>
        <w:t>клиента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966F98">
        <w:rPr>
          <w:rFonts w:ascii="Arial" w:hAnsi="Arial" w:cs="Arial"/>
          <w:sz w:val="24"/>
          <w:szCs w:val="24"/>
          <w:lang w:val="ru-RU"/>
        </w:rPr>
        <w:t xml:space="preserve">с Компанией по наиболее важным для него </w:t>
      </w:r>
      <w:r>
        <w:rPr>
          <w:rFonts w:ascii="Arial" w:hAnsi="Arial" w:cs="Arial"/>
          <w:sz w:val="24"/>
          <w:szCs w:val="24"/>
          <w:lang w:val="ru-RU"/>
        </w:rPr>
        <w:t xml:space="preserve">параметрам </w:t>
      </w:r>
      <w:r w:rsidRPr="00966F98">
        <w:rPr>
          <w:rFonts w:ascii="Arial" w:hAnsi="Arial" w:cs="Arial"/>
          <w:sz w:val="24"/>
          <w:szCs w:val="24"/>
          <w:lang w:val="ru-RU"/>
        </w:rPr>
        <w:t xml:space="preserve">услуги/ </w:t>
      </w:r>
      <w:r>
        <w:rPr>
          <w:rFonts w:ascii="Arial" w:hAnsi="Arial" w:cs="Arial"/>
          <w:sz w:val="24"/>
          <w:szCs w:val="24"/>
          <w:lang w:val="ru-RU"/>
        </w:rPr>
        <w:t>объекта</w:t>
      </w:r>
      <w:r w:rsidRPr="00966F98">
        <w:rPr>
          <w:rFonts w:ascii="Arial" w:hAnsi="Arial" w:cs="Arial"/>
          <w:sz w:val="24"/>
          <w:szCs w:val="24"/>
          <w:lang w:val="ru-RU"/>
        </w:rPr>
        <w:t xml:space="preserve">. </w:t>
      </w:r>
    </w:p>
    <w:p w14:paraId="0E776722" w14:textId="5F2EC381" w:rsidR="0015785D" w:rsidRPr="009B62EA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proofErr w:type="spellStart"/>
      <w:r w:rsidRPr="00966F98">
        <w:rPr>
          <w:rFonts w:ascii="Arial" w:hAnsi="Arial" w:cs="Arial"/>
          <w:b/>
          <w:sz w:val="24"/>
          <w:szCs w:val="24"/>
          <w:lang w:val="ru-RU"/>
        </w:rPr>
        <w:t>Net</w:t>
      </w:r>
      <w:proofErr w:type="spellEnd"/>
      <w:r w:rsidRPr="00966F98"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 w:rsidRPr="00966F98">
        <w:rPr>
          <w:rFonts w:ascii="Arial" w:hAnsi="Arial" w:cs="Arial"/>
          <w:b/>
          <w:sz w:val="24"/>
          <w:szCs w:val="24"/>
          <w:lang w:val="ru-RU"/>
        </w:rPr>
        <w:t>Promoter</w:t>
      </w:r>
      <w:proofErr w:type="spellEnd"/>
      <w:r w:rsidRPr="00966F98">
        <w:rPr>
          <w:rFonts w:ascii="Arial" w:hAnsi="Arial" w:cs="Arial"/>
          <w:b/>
          <w:sz w:val="24"/>
          <w:szCs w:val="24"/>
          <w:lang w:val="ru-RU"/>
        </w:rPr>
        <w:t xml:space="preserve"> </w:t>
      </w:r>
      <w:proofErr w:type="spellStart"/>
      <w:r w:rsidRPr="00966F98">
        <w:rPr>
          <w:rFonts w:ascii="Arial" w:hAnsi="Arial" w:cs="Arial"/>
          <w:b/>
          <w:sz w:val="24"/>
          <w:szCs w:val="24"/>
          <w:lang w:val="ru-RU"/>
        </w:rPr>
        <w:t>Score</w:t>
      </w:r>
      <w:proofErr w:type="spellEnd"/>
      <w:r w:rsidRPr="00966F98">
        <w:rPr>
          <w:rFonts w:ascii="Arial" w:hAnsi="Arial" w:cs="Arial"/>
          <w:b/>
          <w:sz w:val="24"/>
          <w:szCs w:val="24"/>
          <w:lang w:val="ru-RU"/>
        </w:rPr>
        <w:t xml:space="preserve"> (NPS)</w:t>
      </w:r>
      <w:r w:rsidRPr="00966F98">
        <w:rPr>
          <w:rFonts w:ascii="Arial" w:hAnsi="Arial" w:cs="Arial"/>
          <w:sz w:val="24"/>
          <w:szCs w:val="24"/>
          <w:lang w:val="ru-RU"/>
        </w:rPr>
        <w:t xml:space="preserve"> </w:t>
      </w:r>
      <w:r w:rsidR="006720BE"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Pr="00966F98">
        <w:rPr>
          <w:rFonts w:ascii="Arial" w:hAnsi="Arial" w:cs="Arial"/>
          <w:sz w:val="24"/>
          <w:szCs w:val="24"/>
          <w:lang w:val="ru-RU"/>
        </w:rPr>
        <w:t xml:space="preserve"> индекс потребительской лояльности, определяющий </w:t>
      </w:r>
      <w:r w:rsidRPr="009B62EA">
        <w:rPr>
          <w:rFonts w:ascii="Arial" w:hAnsi="Arial" w:cs="Arial"/>
          <w:sz w:val="24"/>
          <w:szCs w:val="24"/>
          <w:lang w:val="ru-RU"/>
        </w:rPr>
        <w:t xml:space="preserve">отношение </w:t>
      </w:r>
      <w:r w:rsidR="00A8538E" w:rsidRPr="009B62EA">
        <w:rPr>
          <w:rFonts w:ascii="Arial" w:hAnsi="Arial" w:cs="Arial"/>
          <w:sz w:val="24"/>
          <w:szCs w:val="24"/>
          <w:lang w:val="ru-RU"/>
        </w:rPr>
        <w:t>клиента</w:t>
      </w:r>
      <w:r w:rsidRPr="009B62EA">
        <w:rPr>
          <w:rFonts w:ascii="Arial" w:hAnsi="Arial" w:cs="Arial"/>
          <w:sz w:val="24"/>
          <w:szCs w:val="24"/>
          <w:lang w:val="ru-RU"/>
        </w:rPr>
        <w:t xml:space="preserve"> к Компании.</w:t>
      </w:r>
    </w:p>
    <w:p w14:paraId="6B6DF198" w14:textId="1CFAB26A" w:rsidR="009B62EA" w:rsidRPr="009B62EA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proofErr w:type="spellStart"/>
      <w:r w:rsidRPr="00CD7CE9">
        <w:rPr>
          <w:rFonts w:ascii="Arial" w:hAnsi="Arial" w:cs="Arial"/>
          <w:b/>
          <w:sz w:val="24"/>
          <w:szCs w:val="24"/>
          <w:lang w:val="ru-RU"/>
        </w:rPr>
        <w:t>Quality</w:t>
      </w:r>
      <w:proofErr w:type="spellEnd"/>
      <w:r w:rsidRPr="00CD7CE9">
        <w:rPr>
          <w:rFonts w:ascii="Arial" w:hAnsi="Arial" w:cs="Arial"/>
          <w:b/>
          <w:sz w:val="24"/>
          <w:szCs w:val="24"/>
          <w:lang w:val="ru-RU"/>
        </w:rPr>
        <w:t>-фактор (Q-фактор)</w:t>
      </w:r>
      <w:r w:rsidRPr="00CD7CE9">
        <w:rPr>
          <w:rFonts w:ascii="Arial" w:hAnsi="Arial" w:cs="Arial"/>
          <w:sz w:val="24"/>
          <w:szCs w:val="24"/>
          <w:lang w:val="ru-RU"/>
        </w:rPr>
        <w:t xml:space="preserve"> </w:t>
      </w:r>
      <w:r w:rsidR="006720BE" w:rsidRPr="00CD7CE9">
        <w:rPr>
          <w:rFonts w:ascii="Arial" w:hAnsi="Arial" w:cs="Arial"/>
          <w:b/>
          <w:sz w:val="24"/>
          <w:szCs w:val="24"/>
          <w:lang w:val="ru-RU"/>
        </w:rPr>
        <w:t>–</w:t>
      </w:r>
      <w:r w:rsidRPr="00CD7CE9">
        <w:rPr>
          <w:rFonts w:ascii="Arial" w:hAnsi="Arial" w:cs="Arial"/>
          <w:sz w:val="24"/>
          <w:szCs w:val="24"/>
          <w:lang w:val="ru-RU"/>
        </w:rPr>
        <w:t xml:space="preserve"> </w:t>
      </w:r>
      <w:r w:rsidR="009B62EA" w:rsidRPr="00CD7CE9">
        <w:rPr>
          <w:rFonts w:ascii="Arial" w:hAnsi="Arial" w:cs="Arial"/>
          <w:sz w:val="24"/>
          <w:szCs w:val="24"/>
          <w:lang w:val="ru-RU"/>
        </w:rPr>
        <w:t>метрика, которая показывает количество переданных помещений с первого раза.</w:t>
      </w:r>
    </w:p>
    <w:p w14:paraId="1E12F16F" w14:textId="582006ED" w:rsidR="00851DDD" w:rsidRPr="003A6B01" w:rsidRDefault="00851DDD" w:rsidP="00A8538E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A6B01">
        <w:rPr>
          <w:rFonts w:ascii="Arial" w:hAnsi="Arial" w:cs="Arial"/>
          <w:b/>
          <w:sz w:val="24"/>
          <w:szCs w:val="24"/>
          <w:lang w:val="ru-RU"/>
        </w:rPr>
        <w:t xml:space="preserve">Квартира </w:t>
      </w:r>
      <w:r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жилое помещение, в т.ч. жилые апартаменты, реализованные через ООО «АН «АТОМ». </w:t>
      </w:r>
    </w:p>
    <w:p w14:paraId="0162FC83" w14:textId="2DE92458" w:rsidR="00A8538E" w:rsidRPr="003A6B01" w:rsidRDefault="00A8538E" w:rsidP="00A8538E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A6B01">
        <w:rPr>
          <w:rFonts w:ascii="Arial" w:hAnsi="Arial" w:cs="Arial"/>
          <w:b/>
          <w:sz w:val="24"/>
          <w:szCs w:val="24"/>
          <w:lang w:val="ru-RU"/>
        </w:rPr>
        <w:t>Клиен</w:t>
      </w:r>
      <w:r w:rsidR="00F406CD" w:rsidRPr="003A6B01">
        <w:rPr>
          <w:rFonts w:ascii="Arial" w:hAnsi="Arial" w:cs="Arial"/>
          <w:b/>
          <w:sz w:val="24"/>
          <w:szCs w:val="24"/>
          <w:lang w:val="ru-RU"/>
        </w:rPr>
        <w:t>т</w:t>
      </w:r>
      <w:r w:rsidR="00F406CD" w:rsidRPr="003A6B01">
        <w:rPr>
          <w:rFonts w:ascii="Arial" w:hAnsi="Arial" w:cs="Arial"/>
          <w:sz w:val="24"/>
          <w:szCs w:val="24"/>
          <w:lang w:val="ru-RU"/>
        </w:rPr>
        <w:t xml:space="preserve"> </w:t>
      </w:r>
      <w:r w:rsidR="00C036F4" w:rsidRPr="003A6B01">
        <w:rPr>
          <w:rFonts w:ascii="Arial" w:hAnsi="Arial" w:cs="Arial"/>
          <w:sz w:val="24"/>
          <w:szCs w:val="24"/>
          <w:lang w:val="ru-RU"/>
        </w:rPr>
        <w:t xml:space="preserve">применительно к настоящей методике </w:t>
      </w:r>
      <w:r w:rsidR="006720BE"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лицо,</w:t>
      </w:r>
      <w:r w:rsidR="00C036F4" w:rsidRPr="003A6B01">
        <w:rPr>
          <w:rFonts w:ascii="Arial" w:hAnsi="Arial" w:cs="Arial"/>
          <w:sz w:val="24"/>
          <w:szCs w:val="24"/>
          <w:lang w:val="ru-RU"/>
        </w:rPr>
        <w:t xml:space="preserve"> заключившее договор </w:t>
      </w:r>
      <w:r w:rsidR="00851DDD" w:rsidRPr="003A6B01">
        <w:rPr>
          <w:rFonts w:ascii="Arial" w:hAnsi="Arial" w:cs="Arial"/>
          <w:sz w:val="24"/>
          <w:szCs w:val="24"/>
          <w:lang w:val="ru-RU"/>
        </w:rPr>
        <w:t xml:space="preserve">с Компанией </w:t>
      </w:r>
      <w:r w:rsidR="00C036F4" w:rsidRPr="003A6B01">
        <w:rPr>
          <w:rFonts w:ascii="Arial" w:hAnsi="Arial" w:cs="Arial"/>
          <w:sz w:val="24"/>
          <w:szCs w:val="24"/>
          <w:lang w:val="ru-RU"/>
        </w:rPr>
        <w:t xml:space="preserve">на приобретение </w:t>
      </w:r>
      <w:r w:rsidR="00851DDD" w:rsidRPr="003A6B01">
        <w:rPr>
          <w:rFonts w:ascii="Arial" w:hAnsi="Arial" w:cs="Arial"/>
          <w:sz w:val="24"/>
          <w:szCs w:val="24"/>
          <w:lang w:val="ru-RU"/>
        </w:rPr>
        <w:t>квартиры</w:t>
      </w:r>
      <w:r w:rsidR="00C036F4" w:rsidRPr="003A6B01">
        <w:rPr>
          <w:rFonts w:ascii="Arial" w:hAnsi="Arial" w:cs="Arial"/>
          <w:sz w:val="24"/>
          <w:szCs w:val="24"/>
          <w:lang w:val="ru-RU"/>
        </w:rPr>
        <w:t xml:space="preserve"> </w:t>
      </w:r>
      <w:r w:rsidR="00851DDD" w:rsidRPr="003A6B01">
        <w:rPr>
          <w:rFonts w:ascii="Arial" w:hAnsi="Arial" w:cs="Arial"/>
          <w:sz w:val="24"/>
          <w:szCs w:val="24"/>
          <w:lang w:val="ru-RU"/>
        </w:rPr>
        <w:t>через ООО «АН «АТОМ»</w:t>
      </w:r>
      <w:r w:rsidR="001D7D6B" w:rsidRPr="003A6B01">
        <w:rPr>
          <w:rFonts w:ascii="Arial" w:hAnsi="Arial" w:cs="Arial"/>
          <w:sz w:val="24"/>
          <w:szCs w:val="24"/>
          <w:lang w:val="ru-RU"/>
        </w:rPr>
        <w:t>, а именно</w:t>
      </w:r>
      <w:r w:rsidRPr="003A6B01">
        <w:rPr>
          <w:rFonts w:ascii="Arial" w:hAnsi="Arial" w:cs="Arial"/>
          <w:sz w:val="24"/>
          <w:szCs w:val="24"/>
          <w:lang w:val="ru-RU"/>
        </w:rPr>
        <w:t>:</w:t>
      </w:r>
    </w:p>
    <w:p w14:paraId="4D7DCCD6" w14:textId="63066D46" w:rsidR="00A8538E" w:rsidRPr="003A6B01" w:rsidRDefault="00A8538E" w:rsidP="00A8538E">
      <w:pPr>
        <w:pStyle w:val="ab"/>
        <w:numPr>
          <w:ilvl w:val="0"/>
          <w:numId w:val="44"/>
        </w:numPr>
        <w:tabs>
          <w:tab w:val="left" w:pos="993"/>
          <w:tab w:val="left" w:pos="1276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A6B01">
        <w:rPr>
          <w:rFonts w:ascii="Arial" w:hAnsi="Arial" w:cs="Arial"/>
          <w:b/>
          <w:sz w:val="24"/>
          <w:szCs w:val="24"/>
          <w:lang w:val="ru-RU"/>
        </w:rPr>
        <w:t>покупатель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</w:t>
      </w:r>
      <w:r w:rsidR="007771FD"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на этапе покупки </w:t>
      </w:r>
      <w:r w:rsidR="00EF38F8" w:rsidRPr="003A6B01">
        <w:rPr>
          <w:rFonts w:ascii="Arial" w:hAnsi="Arial" w:cs="Arial"/>
          <w:sz w:val="24"/>
          <w:szCs w:val="24"/>
          <w:lang w:val="ru-RU"/>
        </w:rPr>
        <w:t>квартиры</w:t>
      </w:r>
      <w:r w:rsidRPr="003A6B01">
        <w:rPr>
          <w:rFonts w:ascii="Arial" w:hAnsi="Arial" w:cs="Arial"/>
          <w:sz w:val="24"/>
          <w:szCs w:val="24"/>
          <w:lang w:val="ru-RU"/>
        </w:rPr>
        <w:t>;</w:t>
      </w:r>
    </w:p>
    <w:p w14:paraId="31A1D1DA" w14:textId="130765B8" w:rsidR="00A8538E" w:rsidRPr="003A6B01" w:rsidRDefault="00A8538E" w:rsidP="00A8538E">
      <w:pPr>
        <w:pStyle w:val="ab"/>
        <w:numPr>
          <w:ilvl w:val="0"/>
          <w:numId w:val="44"/>
        </w:numPr>
        <w:tabs>
          <w:tab w:val="left" w:pos="993"/>
          <w:tab w:val="left" w:pos="1276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A6B01">
        <w:rPr>
          <w:rFonts w:ascii="Arial" w:hAnsi="Arial" w:cs="Arial"/>
          <w:b/>
          <w:sz w:val="24"/>
          <w:szCs w:val="24"/>
          <w:lang w:val="ru-RU"/>
        </w:rPr>
        <w:t>новосел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</w:t>
      </w:r>
      <w:r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на этапе приёмки </w:t>
      </w:r>
      <w:r w:rsidR="00EF38F8" w:rsidRPr="003A6B01">
        <w:rPr>
          <w:rFonts w:ascii="Arial" w:hAnsi="Arial" w:cs="Arial"/>
          <w:sz w:val="24"/>
          <w:szCs w:val="24"/>
          <w:lang w:val="ru-RU"/>
        </w:rPr>
        <w:t xml:space="preserve">квартиры </w:t>
      </w:r>
      <w:r w:rsidRPr="003A6B01">
        <w:rPr>
          <w:rFonts w:ascii="Arial" w:hAnsi="Arial" w:cs="Arial"/>
          <w:sz w:val="24"/>
          <w:szCs w:val="24"/>
          <w:lang w:val="ru-RU"/>
        </w:rPr>
        <w:t>п</w:t>
      </w:r>
      <w:r w:rsidR="001D7D6B" w:rsidRPr="003A6B01">
        <w:rPr>
          <w:rFonts w:ascii="Arial" w:hAnsi="Arial" w:cs="Arial"/>
          <w:sz w:val="24"/>
          <w:szCs w:val="24"/>
          <w:lang w:val="ru-RU"/>
        </w:rPr>
        <w:t>осле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подписани</w:t>
      </w:r>
      <w:r w:rsidR="001D7D6B" w:rsidRPr="003A6B01">
        <w:rPr>
          <w:rFonts w:ascii="Arial" w:hAnsi="Arial" w:cs="Arial"/>
          <w:sz w:val="24"/>
          <w:szCs w:val="24"/>
          <w:lang w:val="ru-RU"/>
        </w:rPr>
        <w:t>я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Акта приёмки – передачи;</w:t>
      </w:r>
    </w:p>
    <w:p w14:paraId="6CCD2540" w14:textId="089B0B8C" w:rsidR="00A8538E" w:rsidRPr="003A6B01" w:rsidRDefault="00A8538E" w:rsidP="00A8538E">
      <w:pPr>
        <w:pStyle w:val="ab"/>
        <w:numPr>
          <w:ilvl w:val="0"/>
          <w:numId w:val="44"/>
        </w:numPr>
        <w:tabs>
          <w:tab w:val="left" w:pos="993"/>
          <w:tab w:val="left" w:pos="1276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A6B01">
        <w:rPr>
          <w:rFonts w:ascii="Arial" w:hAnsi="Arial" w:cs="Arial"/>
          <w:b/>
          <w:sz w:val="24"/>
          <w:szCs w:val="24"/>
          <w:lang w:val="ru-RU"/>
        </w:rPr>
        <w:t>житель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</w:t>
      </w:r>
      <w:r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="007771FD">
        <w:rPr>
          <w:rFonts w:ascii="Arial" w:hAnsi="Arial" w:cs="Arial"/>
          <w:sz w:val="24"/>
          <w:szCs w:val="24"/>
          <w:lang w:val="ru-RU"/>
        </w:rPr>
        <w:t xml:space="preserve"> </w:t>
      </w:r>
      <w:r w:rsidRPr="003A6B01">
        <w:rPr>
          <w:rFonts w:ascii="Arial" w:hAnsi="Arial" w:cs="Arial"/>
          <w:sz w:val="24"/>
          <w:szCs w:val="24"/>
          <w:lang w:val="ru-RU"/>
        </w:rPr>
        <w:t>с опытом проживания 1 год и более после подписания Акт приёмки –передачи.</w:t>
      </w:r>
    </w:p>
    <w:p w14:paraId="0F86305B" w14:textId="642413FE" w:rsidR="001D7D6B" w:rsidRPr="003A6B01" w:rsidRDefault="001D7D6B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A6B01">
        <w:rPr>
          <w:rFonts w:ascii="Arial" w:hAnsi="Arial" w:cs="Arial"/>
          <w:b/>
          <w:sz w:val="24"/>
          <w:szCs w:val="24"/>
          <w:lang w:val="ru-RU"/>
        </w:rPr>
        <w:t xml:space="preserve">Потенциальный клиент 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применительно к настоящей методике </w:t>
      </w:r>
      <w:r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="006720BE">
        <w:rPr>
          <w:rFonts w:ascii="Arial" w:hAnsi="Arial" w:cs="Arial"/>
          <w:sz w:val="24"/>
          <w:szCs w:val="24"/>
          <w:lang w:val="ru-RU"/>
        </w:rPr>
        <w:t xml:space="preserve"> </w:t>
      </w:r>
      <w:r w:rsidRPr="003A6B01">
        <w:rPr>
          <w:rFonts w:ascii="Arial" w:hAnsi="Arial" w:cs="Arial"/>
          <w:sz w:val="24"/>
          <w:szCs w:val="24"/>
          <w:lang w:val="ru-RU"/>
        </w:rPr>
        <w:t>лиц</w:t>
      </w:r>
      <w:r w:rsidR="001B0507" w:rsidRPr="003A6B01">
        <w:rPr>
          <w:rFonts w:ascii="Arial" w:hAnsi="Arial" w:cs="Arial"/>
          <w:sz w:val="24"/>
          <w:szCs w:val="24"/>
          <w:lang w:val="ru-RU"/>
        </w:rPr>
        <w:t>о</w:t>
      </w:r>
      <w:r w:rsidRPr="003A6B01">
        <w:rPr>
          <w:rFonts w:ascii="Arial" w:hAnsi="Arial" w:cs="Arial"/>
          <w:sz w:val="24"/>
          <w:szCs w:val="24"/>
          <w:lang w:val="ru-RU"/>
        </w:rPr>
        <w:t>, не заключ</w:t>
      </w:r>
      <w:r w:rsidR="001B0507" w:rsidRPr="003A6B01">
        <w:rPr>
          <w:rFonts w:ascii="Arial" w:hAnsi="Arial" w:cs="Arial"/>
          <w:sz w:val="24"/>
          <w:szCs w:val="24"/>
          <w:lang w:val="ru-RU"/>
        </w:rPr>
        <w:t>ившее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договор с Компанией</w:t>
      </w:r>
      <w:r w:rsidR="00667587" w:rsidRPr="003A6B01">
        <w:rPr>
          <w:rFonts w:ascii="Arial" w:hAnsi="Arial" w:cs="Arial"/>
          <w:sz w:val="24"/>
          <w:szCs w:val="24"/>
          <w:lang w:val="ru-RU"/>
        </w:rPr>
        <w:t xml:space="preserve"> на момент проведения исследования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, но </w:t>
      </w:r>
      <w:r w:rsidR="00096D8E" w:rsidRPr="003A6B01">
        <w:rPr>
          <w:rFonts w:ascii="Arial" w:hAnsi="Arial" w:cs="Arial"/>
          <w:sz w:val="24"/>
          <w:szCs w:val="24"/>
          <w:lang w:val="ru-RU"/>
        </w:rPr>
        <w:t xml:space="preserve">в будущем </w:t>
      </w:r>
      <w:r w:rsidRPr="003A6B01">
        <w:rPr>
          <w:rFonts w:ascii="Arial" w:hAnsi="Arial" w:cs="Arial"/>
          <w:sz w:val="24"/>
          <w:szCs w:val="24"/>
          <w:lang w:val="ru-RU"/>
        </w:rPr>
        <w:t>мо</w:t>
      </w:r>
      <w:r w:rsidR="001B0507" w:rsidRPr="003A6B01">
        <w:rPr>
          <w:rFonts w:ascii="Arial" w:hAnsi="Arial" w:cs="Arial"/>
          <w:sz w:val="24"/>
          <w:szCs w:val="24"/>
          <w:lang w:val="ru-RU"/>
        </w:rPr>
        <w:t>жет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</w:t>
      </w:r>
      <w:r w:rsidR="00096D8E" w:rsidRPr="003A6B01">
        <w:rPr>
          <w:rFonts w:ascii="Arial" w:hAnsi="Arial" w:cs="Arial"/>
          <w:sz w:val="24"/>
          <w:szCs w:val="24"/>
          <w:lang w:val="ru-RU"/>
        </w:rPr>
        <w:t>его заключить</w:t>
      </w:r>
      <w:r w:rsidRPr="003A6B01">
        <w:rPr>
          <w:rFonts w:ascii="Arial" w:hAnsi="Arial" w:cs="Arial"/>
          <w:sz w:val="24"/>
          <w:szCs w:val="24"/>
          <w:lang w:val="ru-RU"/>
        </w:rPr>
        <w:t>, так как име</w:t>
      </w:r>
      <w:r w:rsidR="001B0507" w:rsidRPr="003A6B01">
        <w:rPr>
          <w:rFonts w:ascii="Arial" w:hAnsi="Arial" w:cs="Arial"/>
          <w:sz w:val="24"/>
          <w:szCs w:val="24"/>
          <w:lang w:val="ru-RU"/>
        </w:rPr>
        <w:t>е</w:t>
      </w:r>
      <w:r w:rsidRPr="003A6B01">
        <w:rPr>
          <w:rFonts w:ascii="Arial" w:hAnsi="Arial" w:cs="Arial"/>
          <w:sz w:val="24"/>
          <w:szCs w:val="24"/>
          <w:lang w:val="ru-RU"/>
        </w:rPr>
        <w:t>т интерес к покупке недвижимости.</w:t>
      </w:r>
    </w:p>
    <w:p w14:paraId="622A8696" w14:textId="77777777" w:rsidR="001336C6" w:rsidRPr="003C7785" w:rsidRDefault="001336C6" w:rsidP="001336C6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A6B01">
        <w:rPr>
          <w:rFonts w:ascii="Arial" w:hAnsi="Arial" w:cs="Arial"/>
          <w:b/>
          <w:sz w:val="24"/>
          <w:szCs w:val="24"/>
          <w:lang w:val="ru-RU"/>
        </w:rPr>
        <w:lastRenderedPageBreak/>
        <w:t>Объект капитального строительства (объект)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</w:t>
      </w:r>
      <w:r w:rsidRPr="006720BE">
        <w:rPr>
          <w:rFonts w:ascii="Arial" w:hAnsi="Arial" w:cs="Arial"/>
          <w:b/>
          <w:sz w:val="24"/>
          <w:szCs w:val="24"/>
          <w:lang w:val="ru-RU"/>
        </w:rPr>
        <w:t>—</w:t>
      </w:r>
      <w:r w:rsidRPr="003A6B01">
        <w:rPr>
          <w:rFonts w:ascii="Arial" w:hAnsi="Arial" w:cs="Arial"/>
          <w:sz w:val="24"/>
          <w:szCs w:val="24"/>
          <w:lang w:val="ru-RU"/>
        </w:rPr>
        <w:t xml:space="preserve"> это многоквартирный жилой дом, комплекс апартаментов (многофункциональный комплекс) или отдельно стоящий </w:t>
      </w:r>
      <w:r w:rsidRPr="00C9129C">
        <w:rPr>
          <w:rFonts w:ascii="Arial" w:hAnsi="Arial" w:cs="Arial"/>
          <w:sz w:val="24"/>
          <w:szCs w:val="24"/>
          <w:lang w:val="ru-RU"/>
        </w:rPr>
        <w:t xml:space="preserve">паркинг. </w:t>
      </w:r>
    </w:p>
    <w:p w14:paraId="47F8F9B3" w14:textId="77777777" w:rsidR="006720BE" w:rsidRDefault="001336C6" w:rsidP="006720BE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C93FCF">
        <w:rPr>
          <w:rFonts w:ascii="Arial" w:hAnsi="Arial" w:cs="Arial"/>
          <w:b/>
          <w:sz w:val="24"/>
          <w:szCs w:val="24"/>
          <w:lang w:val="ru-RU"/>
        </w:rPr>
        <w:t>Комплекс (ЖК)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Pr="002E1CC5">
        <w:rPr>
          <w:rFonts w:ascii="Arial" w:hAnsi="Arial" w:cs="Arial"/>
          <w:sz w:val="24"/>
          <w:szCs w:val="24"/>
          <w:lang w:val="ru-RU"/>
        </w:rPr>
        <w:t xml:space="preserve"> один или несколько объектов капитального строительства, </w:t>
      </w:r>
      <w:r w:rsidRPr="003638DE">
        <w:rPr>
          <w:rFonts w:ascii="Arial" w:hAnsi="Arial" w:cs="Arial"/>
          <w:sz w:val="24"/>
          <w:szCs w:val="24"/>
          <w:lang w:val="ru-RU"/>
        </w:rPr>
        <w:t>образующие единую территориально-пространственную целостность.</w:t>
      </w:r>
    </w:p>
    <w:p w14:paraId="5B277CA9" w14:textId="4A340036" w:rsidR="00A8538E" w:rsidRPr="006720BE" w:rsidRDefault="00A8538E" w:rsidP="006720BE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6720BE">
        <w:rPr>
          <w:rFonts w:ascii="Arial" w:hAnsi="Arial" w:cs="Arial"/>
          <w:b/>
          <w:sz w:val="24"/>
          <w:szCs w:val="24"/>
          <w:lang w:val="ru-RU"/>
        </w:rPr>
        <w:t>Девелоперский продукт (продукт) –</w:t>
      </w:r>
      <w:r w:rsidRPr="006720BE">
        <w:rPr>
          <w:rFonts w:ascii="Arial" w:hAnsi="Arial" w:cs="Arial"/>
          <w:sz w:val="24"/>
          <w:szCs w:val="24"/>
          <w:lang w:val="ru-RU"/>
        </w:rPr>
        <w:t xml:space="preserve"> </w:t>
      </w:r>
      <w:r w:rsidR="007771FD" w:rsidRPr="006720BE">
        <w:rPr>
          <w:rFonts w:ascii="Arial" w:hAnsi="Arial" w:cs="Arial"/>
          <w:sz w:val="24"/>
          <w:szCs w:val="24"/>
          <w:lang w:val="ru-RU"/>
        </w:rPr>
        <w:t>совокупность всех свойств и характеристик (параметров) объекта капитального строительства, включая нематериальные, спроектированные и внедренные в результате реализации девелоперского проекта</w:t>
      </w:r>
      <w:r w:rsidRPr="006720BE">
        <w:rPr>
          <w:rFonts w:ascii="Arial" w:hAnsi="Arial" w:cs="Arial"/>
          <w:sz w:val="24"/>
          <w:szCs w:val="24"/>
          <w:lang w:val="ru-RU"/>
        </w:rPr>
        <w:t>.</w:t>
      </w:r>
    </w:p>
    <w:p w14:paraId="71B5677E" w14:textId="0364E69C" w:rsidR="0015785D" w:rsidRPr="002E1CC5" w:rsidRDefault="0015785D" w:rsidP="00EF5E81">
      <w:pPr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bookmarkStart w:id="14" w:name="_Hlk129005058"/>
      <w:bookmarkStart w:id="15" w:name="_Hlk129005008"/>
      <w:bookmarkStart w:id="16" w:name="_Hlk129004986"/>
      <w:bookmarkStart w:id="17" w:name="_Hlk127890880"/>
      <w:r w:rsidRPr="002E1CC5">
        <w:rPr>
          <w:rFonts w:ascii="Arial" w:hAnsi="Arial" w:cs="Arial"/>
          <w:b/>
          <w:sz w:val="24"/>
          <w:szCs w:val="24"/>
        </w:rPr>
        <w:t>Генеральная совокупность</w:t>
      </w:r>
      <w:r w:rsidRPr="002E1CC5">
        <w:rPr>
          <w:rFonts w:ascii="Arial" w:hAnsi="Arial" w:cs="Arial"/>
          <w:sz w:val="24"/>
          <w:szCs w:val="24"/>
        </w:rPr>
        <w:t xml:space="preserve"> </w:t>
      </w:r>
      <w:r w:rsidR="006720BE" w:rsidRPr="006720BE">
        <w:rPr>
          <w:rFonts w:ascii="Arial" w:hAnsi="Arial" w:cs="Arial"/>
          <w:b/>
          <w:sz w:val="24"/>
          <w:szCs w:val="24"/>
        </w:rPr>
        <w:t>–</w:t>
      </w:r>
      <w:r w:rsidRPr="002E1CC5">
        <w:rPr>
          <w:rFonts w:ascii="Arial" w:hAnsi="Arial" w:cs="Arial"/>
          <w:sz w:val="24"/>
          <w:szCs w:val="24"/>
        </w:rPr>
        <w:t xml:space="preserve"> </w:t>
      </w:r>
      <w:r w:rsidRPr="00210EF2">
        <w:rPr>
          <w:rFonts w:ascii="Arial" w:hAnsi="Arial" w:cs="Arial"/>
          <w:sz w:val="24"/>
          <w:szCs w:val="24"/>
        </w:rPr>
        <w:t xml:space="preserve">общее </w:t>
      </w:r>
      <w:r>
        <w:rPr>
          <w:rFonts w:ascii="Arial" w:hAnsi="Arial" w:cs="Arial"/>
          <w:sz w:val="24"/>
          <w:szCs w:val="24"/>
        </w:rPr>
        <w:t>к</w:t>
      </w:r>
      <w:r w:rsidRPr="00210EF2">
        <w:rPr>
          <w:rFonts w:ascii="Arial" w:hAnsi="Arial" w:cs="Arial"/>
          <w:sz w:val="24"/>
          <w:szCs w:val="24"/>
        </w:rPr>
        <w:t>оличество респондентов</w:t>
      </w:r>
      <w:r w:rsidR="007D705C">
        <w:rPr>
          <w:rFonts w:ascii="Arial" w:hAnsi="Arial" w:cs="Arial"/>
          <w:sz w:val="24"/>
          <w:szCs w:val="24"/>
        </w:rPr>
        <w:t xml:space="preserve"> (клиентов Компании)</w:t>
      </w:r>
      <w:r w:rsidRPr="002E1CC5">
        <w:rPr>
          <w:rFonts w:ascii="Arial" w:hAnsi="Arial" w:cs="Arial"/>
          <w:sz w:val="24"/>
          <w:szCs w:val="24"/>
        </w:rPr>
        <w:t xml:space="preserve">, относительно которых предполагается делать выводы. </w:t>
      </w:r>
    </w:p>
    <w:p w14:paraId="233908FB" w14:textId="5C21F37C" w:rsidR="00864013" w:rsidRPr="00C9129C" w:rsidRDefault="00864013" w:rsidP="00864013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C9129C">
        <w:rPr>
          <w:rFonts w:ascii="Arial" w:hAnsi="Arial" w:cs="Arial"/>
          <w:b/>
          <w:sz w:val="24"/>
          <w:szCs w:val="24"/>
          <w:lang w:val="ru-RU"/>
        </w:rPr>
        <w:t>Респондент</w:t>
      </w:r>
      <w:r w:rsidRPr="00C9129C">
        <w:rPr>
          <w:rFonts w:ascii="Arial" w:hAnsi="Arial" w:cs="Arial"/>
          <w:sz w:val="24"/>
          <w:szCs w:val="24"/>
          <w:lang w:val="ru-RU"/>
        </w:rPr>
        <w:t xml:space="preserve"> </w:t>
      </w:r>
      <w:r w:rsidR="006720BE"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Pr="00C9129C">
        <w:rPr>
          <w:rFonts w:ascii="Arial" w:hAnsi="Arial" w:cs="Arial"/>
          <w:sz w:val="24"/>
          <w:szCs w:val="24"/>
          <w:lang w:val="ru-RU"/>
        </w:rPr>
        <w:t xml:space="preserve"> лицо, принимающее участие в анкетировании.</w:t>
      </w:r>
    </w:p>
    <w:p w14:paraId="61A50D48" w14:textId="559CC28D" w:rsidR="0015785D" w:rsidRPr="00864013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highlight w:val="yellow"/>
          <w:lang w:val="ru-RU"/>
        </w:rPr>
      </w:pPr>
      <w:r w:rsidRPr="00864013">
        <w:rPr>
          <w:rFonts w:ascii="Arial" w:hAnsi="Arial" w:cs="Arial"/>
          <w:b/>
          <w:sz w:val="24"/>
          <w:szCs w:val="24"/>
          <w:lang w:val="ru-RU"/>
        </w:rPr>
        <w:t>Доверительная вероятность</w:t>
      </w:r>
      <w:r w:rsidR="00EC38E6">
        <w:rPr>
          <w:rFonts w:ascii="Arial" w:hAnsi="Arial" w:cs="Arial"/>
          <w:b/>
          <w:sz w:val="24"/>
          <w:szCs w:val="24"/>
          <w:lang w:val="ru-RU"/>
        </w:rPr>
        <w:t xml:space="preserve"> </w:t>
      </w:r>
      <w:r w:rsidR="002345C8"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="00EC38E6">
        <w:rPr>
          <w:rFonts w:ascii="Arial" w:hAnsi="Arial" w:cs="Arial"/>
          <w:sz w:val="24"/>
          <w:szCs w:val="24"/>
          <w:lang w:val="ru-RU"/>
        </w:rPr>
        <w:t xml:space="preserve"> </w:t>
      </w:r>
      <w:r w:rsidR="00EC38E6" w:rsidRPr="00EC38E6">
        <w:rPr>
          <w:rFonts w:ascii="Arial" w:hAnsi="Arial" w:cs="Arial"/>
          <w:sz w:val="24"/>
          <w:szCs w:val="24"/>
          <w:lang w:val="ru-RU"/>
        </w:rPr>
        <w:t>вероятность</w:t>
      </w:r>
      <w:r w:rsidR="002345C8">
        <w:rPr>
          <w:rFonts w:ascii="Arial" w:hAnsi="Arial" w:cs="Arial"/>
          <w:sz w:val="24"/>
          <w:szCs w:val="24"/>
          <w:lang w:val="ru-RU"/>
        </w:rPr>
        <w:t>,</w:t>
      </w:r>
      <w:r w:rsidR="00EC38E6" w:rsidRPr="00EC38E6">
        <w:rPr>
          <w:rFonts w:ascii="Arial" w:hAnsi="Arial" w:cs="Arial"/>
          <w:sz w:val="24"/>
          <w:szCs w:val="24"/>
          <w:lang w:val="ru-RU"/>
        </w:rPr>
        <w:t xml:space="preserve"> признанная достаточной для суждения о достоверности выводов, полученных в ходе анализа</w:t>
      </w:r>
      <w:r w:rsidR="00EC38E6">
        <w:rPr>
          <w:rFonts w:ascii="Arial" w:hAnsi="Arial" w:cs="Arial"/>
          <w:sz w:val="24"/>
          <w:szCs w:val="24"/>
          <w:lang w:val="ru-RU"/>
        </w:rPr>
        <w:t>.</w:t>
      </w:r>
    </w:p>
    <w:p w14:paraId="13FB799F" w14:textId="583CB2E0" w:rsidR="0015785D" w:rsidRPr="002E1CC5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864013">
        <w:rPr>
          <w:rFonts w:ascii="Arial" w:hAnsi="Arial" w:cs="Arial"/>
          <w:b/>
          <w:sz w:val="24"/>
          <w:szCs w:val="24"/>
          <w:lang w:val="ru-RU"/>
        </w:rPr>
        <w:t>Доверительный интервал</w:t>
      </w:r>
      <w:r w:rsidR="00EC38E6">
        <w:rPr>
          <w:rFonts w:ascii="Arial" w:hAnsi="Arial" w:cs="Arial"/>
          <w:sz w:val="24"/>
          <w:szCs w:val="24"/>
          <w:lang w:val="ru-RU"/>
        </w:rPr>
        <w:t xml:space="preserve"> </w:t>
      </w:r>
      <w:r w:rsidR="006720BE"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="00EC38E6">
        <w:rPr>
          <w:rFonts w:ascii="Arial" w:hAnsi="Arial" w:cs="Arial"/>
          <w:sz w:val="24"/>
          <w:szCs w:val="24"/>
          <w:lang w:val="ru-RU"/>
        </w:rPr>
        <w:t xml:space="preserve"> </w:t>
      </w:r>
      <w:r w:rsidR="00EC38E6" w:rsidRPr="00EC38E6">
        <w:rPr>
          <w:rFonts w:ascii="Arial" w:hAnsi="Arial" w:cs="Arial"/>
          <w:sz w:val="24"/>
          <w:szCs w:val="24"/>
          <w:lang w:val="ru-RU"/>
        </w:rPr>
        <w:t>диапазон значений, в пределах которого с заданной вероятностью находятся оценки выборки. Показатель отражает степень достоверности предположения о том, что статистические данные выборки можно обобщить на всю совокупность.</w:t>
      </w:r>
      <w:r w:rsidR="00EC38E6">
        <w:rPr>
          <w:rFonts w:ascii="Arial" w:hAnsi="Arial" w:cs="Arial"/>
          <w:color w:val="202122"/>
          <w:sz w:val="21"/>
          <w:szCs w:val="21"/>
          <w:shd w:val="clear" w:color="auto" w:fill="FFFFFF"/>
          <w:lang w:val="ru-RU"/>
        </w:rPr>
        <w:t xml:space="preserve"> </w:t>
      </w:r>
    </w:p>
    <w:p w14:paraId="67258806" w14:textId="2BA72A7F" w:rsidR="0015785D" w:rsidRPr="00623F07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bookmarkStart w:id="18" w:name="_Hlk127890329"/>
      <w:bookmarkEnd w:id="14"/>
      <w:bookmarkEnd w:id="15"/>
      <w:r w:rsidRPr="003C7785">
        <w:rPr>
          <w:rFonts w:ascii="Arial" w:hAnsi="Arial" w:cs="Arial"/>
          <w:b/>
          <w:sz w:val="24"/>
          <w:szCs w:val="24"/>
          <w:lang w:val="ru-RU"/>
        </w:rPr>
        <w:t>Онлайн калькулятор расчёта размера выборки</w:t>
      </w:r>
      <w:r w:rsidRPr="003C7785">
        <w:rPr>
          <w:rFonts w:ascii="Arial" w:hAnsi="Arial" w:cs="Arial"/>
          <w:sz w:val="24"/>
          <w:szCs w:val="24"/>
          <w:lang w:val="ru-RU"/>
        </w:rPr>
        <w:t xml:space="preserve"> </w:t>
      </w:r>
      <w:r w:rsidR="00E5654E" w:rsidRPr="00E5654E">
        <w:rPr>
          <w:rFonts w:ascii="Arial" w:hAnsi="Arial" w:cs="Arial"/>
          <w:b/>
          <w:sz w:val="24"/>
          <w:szCs w:val="24"/>
          <w:lang w:val="ru-RU"/>
        </w:rPr>
        <w:t>(онлайн калькулятор)</w:t>
      </w:r>
      <w:r w:rsidR="006720BE">
        <w:rPr>
          <w:rFonts w:ascii="Arial" w:hAnsi="Arial" w:cs="Arial"/>
          <w:b/>
          <w:sz w:val="24"/>
          <w:szCs w:val="24"/>
          <w:lang w:val="ru-RU"/>
        </w:rPr>
        <w:t xml:space="preserve"> </w:t>
      </w:r>
      <w:r w:rsidRPr="00E5654E">
        <w:rPr>
          <w:rFonts w:ascii="Arial" w:hAnsi="Arial" w:cs="Arial"/>
          <w:b/>
          <w:sz w:val="24"/>
          <w:szCs w:val="24"/>
          <w:lang w:val="ru-RU"/>
        </w:rPr>
        <w:t>–</w:t>
      </w:r>
      <w:r>
        <w:rPr>
          <w:rFonts w:ascii="Arial" w:hAnsi="Arial" w:cs="Arial"/>
          <w:sz w:val="24"/>
          <w:szCs w:val="24"/>
          <w:lang w:val="ru-RU"/>
        </w:rPr>
        <w:t xml:space="preserve"> инструмент, который рассчитывает какое количество</w:t>
      </w:r>
      <w:r w:rsidRPr="003C7785">
        <w:rPr>
          <w:rFonts w:ascii="Arial" w:hAnsi="Arial" w:cs="Arial"/>
          <w:sz w:val="24"/>
          <w:szCs w:val="24"/>
          <w:lang w:val="ru-RU"/>
        </w:rPr>
        <w:t xml:space="preserve"> респондентов </w:t>
      </w:r>
      <w:r>
        <w:rPr>
          <w:rFonts w:ascii="Arial" w:hAnsi="Arial" w:cs="Arial"/>
          <w:sz w:val="24"/>
          <w:szCs w:val="24"/>
          <w:lang w:val="ru-RU"/>
        </w:rPr>
        <w:t>необходимо</w:t>
      </w:r>
      <w:r w:rsidRPr="003C7785">
        <w:rPr>
          <w:rFonts w:ascii="Arial" w:hAnsi="Arial" w:cs="Arial"/>
          <w:sz w:val="24"/>
          <w:szCs w:val="24"/>
          <w:lang w:val="ru-RU"/>
        </w:rPr>
        <w:t xml:space="preserve"> опросить, чтобы их </w:t>
      </w:r>
      <w:r>
        <w:rPr>
          <w:rFonts w:ascii="Arial" w:hAnsi="Arial" w:cs="Arial"/>
          <w:sz w:val="24"/>
          <w:szCs w:val="24"/>
          <w:lang w:val="ru-RU"/>
        </w:rPr>
        <w:t xml:space="preserve">ответы </w:t>
      </w:r>
      <w:r w:rsidRPr="003C7785">
        <w:rPr>
          <w:rFonts w:ascii="Arial" w:hAnsi="Arial" w:cs="Arial"/>
          <w:sz w:val="24"/>
          <w:szCs w:val="24"/>
          <w:lang w:val="ru-RU"/>
        </w:rPr>
        <w:t xml:space="preserve">можно было </w:t>
      </w:r>
      <w:r>
        <w:rPr>
          <w:rFonts w:ascii="Arial" w:hAnsi="Arial" w:cs="Arial"/>
          <w:sz w:val="24"/>
          <w:szCs w:val="24"/>
          <w:lang w:val="ru-RU"/>
        </w:rPr>
        <w:t>распространить</w:t>
      </w:r>
      <w:r w:rsidRPr="003C7785">
        <w:rPr>
          <w:rFonts w:ascii="Arial" w:hAnsi="Arial" w:cs="Arial"/>
          <w:sz w:val="24"/>
          <w:szCs w:val="24"/>
          <w:lang w:val="ru-RU"/>
        </w:rPr>
        <w:t xml:space="preserve"> на всю генеральную совокупность.</w:t>
      </w:r>
    </w:p>
    <w:bookmarkEnd w:id="16"/>
    <w:bookmarkEnd w:id="18"/>
    <w:p w14:paraId="1CA50376" w14:textId="4214AE65" w:rsidR="00864013" w:rsidRDefault="00864013" w:rsidP="00864013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proofErr w:type="spellStart"/>
      <w:r w:rsidRPr="00623F07">
        <w:rPr>
          <w:rFonts w:ascii="Arial" w:hAnsi="Arial" w:cs="Arial"/>
          <w:b/>
          <w:sz w:val="24"/>
          <w:szCs w:val="24"/>
          <w:lang w:val="ru-RU"/>
        </w:rPr>
        <w:t>Дашборд</w:t>
      </w:r>
      <w:proofErr w:type="spellEnd"/>
      <w:r w:rsidRPr="00623F07">
        <w:rPr>
          <w:rFonts w:ascii="Arial" w:hAnsi="Arial" w:cs="Arial"/>
          <w:sz w:val="24"/>
          <w:szCs w:val="24"/>
          <w:lang w:val="ru-RU"/>
        </w:rPr>
        <w:t xml:space="preserve"> </w:t>
      </w:r>
      <w:r w:rsidR="006720BE"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Pr="00623F07">
        <w:rPr>
          <w:rFonts w:ascii="Arial" w:hAnsi="Arial" w:cs="Arial"/>
          <w:sz w:val="24"/>
          <w:szCs w:val="24"/>
          <w:lang w:val="ru-RU"/>
        </w:rPr>
        <w:t xml:space="preserve"> инструмент для визуализации информации, полученной посредством анкетирования.</w:t>
      </w:r>
    </w:p>
    <w:p w14:paraId="3173EFC6" w14:textId="6F7FC2CC" w:rsidR="0015785D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C9129C">
        <w:rPr>
          <w:rFonts w:ascii="Arial" w:hAnsi="Arial" w:cs="Arial"/>
          <w:b/>
          <w:sz w:val="24"/>
          <w:szCs w:val="24"/>
          <w:lang w:val="ru-RU"/>
        </w:rPr>
        <w:t xml:space="preserve">Таргетинг </w:t>
      </w:r>
      <w:r w:rsidR="006720BE" w:rsidRPr="006720BE">
        <w:rPr>
          <w:rFonts w:ascii="Arial" w:hAnsi="Arial" w:cs="Arial"/>
          <w:b/>
          <w:sz w:val="24"/>
          <w:szCs w:val="24"/>
          <w:lang w:val="ru-RU"/>
        </w:rPr>
        <w:t>–</w:t>
      </w:r>
      <w:r w:rsidRPr="00C9129C">
        <w:rPr>
          <w:rFonts w:ascii="Arial" w:hAnsi="Arial" w:cs="Arial"/>
          <w:sz w:val="24"/>
          <w:szCs w:val="24"/>
          <w:lang w:val="ru-RU"/>
        </w:rPr>
        <w:t xml:space="preserve"> рекламный механизм, позволяющий выделить из всей имеющейся аудитории только ту часть, которая удовлетворяет заданным критериям (целевую аудиторию), и показать</w:t>
      </w:r>
      <w:r>
        <w:rPr>
          <w:rFonts w:ascii="Arial" w:hAnsi="Arial" w:cs="Arial"/>
          <w:sz w:val="24"/>
          <w:szCs w:val="24"/>
          <w:lang w:val="ru-RU"/>
        </w:rPr>
        <w:t xml:space="preserve"> информационные</w:t>
      </w:r>
      <w:r w:rsidRPr="00C9129C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сообщения</w:t>
      </w:r>
      <w:r w:rsidRPr="00C9129C">
        <w:rPr>
          <w:rFonts w:ascii="Arial" w:hAnsi="Arial" w:cs="Arial"/>
          <w:sz w:val="24"/>
          <w:szCs w:val="24"/>
          <w:lang w:val="ru-RU"/>
        </w:rPr>
        <w:t xml:space="preserve"> именно ей.</w:t>
      </w:r>
    </w:p>
    <w:p w14:paraId="47C2474F" w14:textId="153307C3" w:rsidR="0015785D" w:rsidRDefault="0015785D" w:rsidP="006720B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396820">
        <w:rPr>
          <w:rFonts w:ascii="Arial" w:eastAsia="Times New Roman" w:hAnsi="Arial" w:cs="Arial"/>
          <w:b/>
          <w:sz w:val="24"/>
          <w:szCs w:val="24"/>
          <w:lang w:eastAsia="ru-RU"/>
        </w:rPr>
        <w:t>Управляющая компания (УК)</w:t>
      </w:r>
      <w:r w:rsidR="006720BE">
        <w:rPr>
          <w:rFonts w:ascii="Arial" w:eastAsia="Times New Roman" w:hAnsi="Arial" w:cs="Arial"/>
          <w:b/>
          <w:sz w:val="24"/>
          <w:szCs w:val="24"/>
          <w:lang w:eastAsia="ru-RU"/>
        </w:rPr>
        <w:t xml:space="preserve"> </w:t>
      </w:r>
      <w:r w:rsidR="006720BE" w:rsidRPr="006720BE">
        <w:rPr>
          <w:rFonts w:ascii="Arial" w:eastAsia="Times New Roman" w:hAnsi="Arial" w:cs="Arial"/>
          <w:b/>
          <w:sz w:val="24"/>
          <w:szCs w:val="24"/>
          <w:lang w:eastAsia="ru-RU"/>
        </w:rPr>
        <w:t>–</w:t>
      </w:r>
      <w:r w:rsidRPr="00396820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="006720BE" w:rsidRPr="006720BE">
        <w:rPr>
          <w:rFonts w:ascii="Arial" w:eastAsia="Times New Roman" w:hAnsi="Arial" w:cs="Arial"/>
          <w:sz w:val="24"/>
          <w:szCs w:val="24"/>
          <w:lang w:eastAsia="ru-RU"/>
        </w:rPr>
        <w:t>юридическое лицо, осуществляющее деятельность по управлению многоквартирным домом или иным объектом капитального строительства</w:t>
      </w:r>
      <w:r w:rsidRPr="00396820">
        <w:rPr>
          <w:rFonts w:ascii="Arial" w:eastAsia="Times New Roman" w:hAnsi="Arial" w:cs="Arial"/>
          <w:sz w:val="24"/>
          <w:szCs w:val="24"/>
          <w:lang w:eastAsia="ru-RU"/>
        </w:rPr>
        <w:t>.</w:t>
      </w:r>
      <w:r w:rsidRPr="00396820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</w:p>
    <w:p w14:paraId="783CE034" w14:textId="77777777" w:rsidR="0015785D" w:rsidRDefault="0015785D" w:rsidP="0015785D">
      <w:pPr>
        <w:pStyle w:val="1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rPr>
          <w:rFonts w:ascii="Arial" w:hAnsi="Arial" w:cs="Arial"/>
          <w:b/>
          <w:color w:val="008066"/>
          <w:sz w:val="28"/>
          <w:lang w:val="ru-RU"/>
        </w:rPr>
      </w:pPr>
      <w:bookmarkStart w:id="19" w:name="_Основные_положения"/>
      <w:bookmarkStart w:id="20" w:name="_Toc168492207"/>
      <w:bookmarkEnd w:id="17"/>
      <w:bookmarkEnd w:id="19"/>
      <w:r>
        <w:rPr>
          <w:rFonts w:ascii="Arial" w:hAnsi="Arial" w:cs="Arial"/>
          <w:b/>
          <w:color w:val="008066"/>
          <w:sz w:val="28"/>
          <w:lang w:val="ru-RU"/>
        </w:rPr>
        <w:t>Типы клиентских метрик</w:t>
      </w:r>
      <w:bookmarkEnd w:id="20"/>
    </w:p>
    <w:p w14:paraId="52721C8E" w14:textId="77777777" w:rsidR="0015785D" w:rsidRPr="001B7DB3" w:rsidRDefault="0015785D" w:rsidP="006720BE">
      <w:pPr>
        <w:pStyle w:val="ab"/>
        <w:numPr>
          <w:ilvl w:val="1"/>
          <w:numId w:val="1"/>
        </w:numPr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bookmarkStart w:id="21" w:name="_Hlk127969598"/>
      <w:r w:rsidRPr="001B7DB3">
        <w:rPr>
          <w:rFonts w:ascii="Arial" w:hAnsi="Arial" w:cs="Arial"/>
          <w:sz w:val="24"/>
          <w:szCs w:val="24"/>
          <w:lang w:val="ru-RU"/>
        </w:rPr>
        <w:t xml:space="preserve">В Компании проводятся исследования по оценке следующих клиентских метрик: NPS, </w:t>
      </w:r>
      <w:bookmarkStart w:id="22" w:name="_Hlk127868519"/>
      <w:r w:rsidRPr="001B7DB3">
        <w:rPr>
          <w:rFonts w:ascii="Arial" w:hAnsi="Arial" w:cs="Arial"/>
          <w:sz w:val="24"/>
          <w:szCs w:val="24"/>
          <w:lang w:val="ru-RU"/>
        </w:rPr>
        <w:t>CSI</w:t>
      </w:r>
      <w:bookmarkEnd w:id="22"/>
      <w:r w:rsidRPr="001B7DB3">
        <w:rPr>
          <w:rFonts w:ascii="Arial" w:hAnsi="Arial" w:cs="Arial"/>
          <w:sz w:val="24"/>
          <w:szCs w:val="24"/>
          <w:lang w:val="ru-RU"/>
        </w:rPr>
        <w:t>, Q-фактор.</w:t>
      </w:r>
    </w:p>
    <w:p w14:paraId="7EBE628D" w14:textId="3DE263F1" w:rsidR="0015785D" w:rsidRPr="006720BE" w:rsidRDefault="00864013" w:rsidP="006720BE">
      <w:pPr>
        <w:pStyle w:val="ab"/>
        <w:numPr>
          <w:ilvl w:val="2"/>
          <w:numId w:val="1"/>
        </w:numPr>
        <w:tabs>
          <w:tab w:val="left" w:pos="1134"/>
        </w:tabs>
        <w:spacing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bookmarkStart w:id="23" w:name="_Hlk125036818"/>
      <w:r w:rsidRPr="006720BE">
        <w:rPr>
          <w:rFonts w:ascii="Arial" w:hAnsi="Arial" w:cs="Arial"/>
          <w:sz w:val="24"/>
          <w:szCs w:val="24"/>
          <w:u w:val="single"/>
          <w:lang w:val="ru-RU"/>
        </w:rPr>
        <w:t>И</w:t>
      </w:r>
      <w:r w:rsidR="0015785D" w:rsidRPr="006720BE">
        <w:rPr>
          <w:rFonts w:ascii="Arial" w:hAnsi="Arial" w:cs="Arial"/>
          <w:sz w:val="24"/>
          <w:szCs w:val="24"/>
          <w:u w:val="single"/>
          <w:lang w:val="ru-RU"/>
        </w:rPr>
        <w:t>ндекс потребительской лояльности</w:t>
      </w:r>
      <w:r w:rsidRPr="006720BE">
        <w:rPr>
          <w:rFonts w:ascii="Arial" w:hAnsi="Arial" w:cs="Arial"/>
          <w:sz w:val="24"/>
          <w:szCs w:val="24"/>
          <w:u w:val="single"/>
          <w:lang w:val="ru-RU"/>
        </w:rPr>
        <w:t xml:space="preserve"> </w:t>
      </w:r>
      <w:r w:rsidRPr="006720BE">
        <w:rPr>
          <w:rFonts w:ascii="Arial" w:hAnsi="Arial" w:cs="Arial"/>
          <w:sz w:val="24"/>
          <w:szCs w:val="24"/>
          <w:u w:val="single"/>
        </w:rPr>
        <w:t>NPS</w:t>
      </w:r>
      <w:r w:rsidRPr="006720BE">
        <w:rPr>
          <w:rFonts w:ascii="Arial" w:hAnsi="Arial" w:cs="Arial"/>
          <w:sz w:val="24"/>
          <w:szCs w:val="24"/>
          <w:lang w:val="ru-RU"/>
        </w:rPr>
        <w:t xml:space="preserve"> </w:t>
      </w:r>
      <w:r w:rsidR="0015785D" w:rsidRPr="006720BE">
        <w:rPr>
          <w:rFonts w:ascii="Arial" w:hAnsi="Arial" w:cs="Arial"/>
          <w:sz w:val="24"/>
          <w:szCs w:val="24"/>
          <w:lang w:val="ru-RU"/>
        </w:rPr>
        <w:t>– метрика, которая показывает насколько клиенты лояльны к Компании, к объекту, к управляющей компании.</w:t>
      </w:r>
    </w:p>
    <w:p w14:paraId="68D7BBCC" w14:textId="77777777" w:rsidR="0015785D" w:rsidRDefault="0015785D" w:rsidP="0015785D">
      <w:pPr>
        <w:pStyle w:val="ab"/>
        <w:tabs>
          <w:tab w:val="left" w:pos="1134"/>
        </w:tabs>
        <w:spacing w:before="0" w:after="0" w:line="240" w:lineRule="auto"/>
        <w:ind w:left="709"/>
        <w:rPr>
          <w:rFonts w:ascii="Arial" w:hAnsi="Arial" w:cs="Arial"/>
          <w:sz w:val="24"/>
          <w:szCs w:val="24"/>
          <w:lang w:val="ru-RU"/>
        </w:rPr>
      </w:pPr>
      <w:r w:rsidRPr="00162DEB">
        <w:rPr>
          <w:rFonts w:ascii="Arial" w:hAnsi="Arial" w:cs="Arial"/>
          <w:sz w:val="24"/>
          <w:szCs w:val="24"/>
          <w:lang w:val="ru-RU"/>
        </w:rPr>
        <w:t xml:space="preserve">Виды NPS: </w:t>
      </w:r>
      <w:bookmarkStart w:id="24" w:name="_Hlk129094774"/>
    </w:p>
    <w:p w14:paraId="374C75A0" w14:textId="77777777" w:rsidR="0015785D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162DEB">
        <w:rPr>
          <w:rFonts w:ascii="Arial" w:hAnsi="Arial" w:cs="Arial"/>
          <w:sz w:val="24"/>
          <w:szCs w:val="24"/>
          <w:lang w:val="ru-RU"/>
        </w:rPr>
        <w:t xml:space="preserve">NPS покупателя (лояльность к </w:t>
      </w:r>
      <w:r>
        <w:rPr>
          <w:rFonts w:ascii="Arial" w:hAnsi="Arial" w:cs="Arial"/>
          <w:sz w:val="24"/>
          <w:szCs w:val="24"/>
          <w:lang w:val="ru-RU"/>
        </w:rPr>
        <w:t>Компании</w:t>
      </w:r>
      <w:r w:rsidRPr="00162DEB">
        <w:rPr>
          <w:rFonts w:ascii="Arial" w:hAnsi="Arial" w:cs="Arial"/>
          <w:sz w:val="24"/>
          <w:szCs w:val="24"/>
          <w:lang w:val="ru-RU"/>
        </w:rPr>
        <w:t xml:space="preserve">); </w:t>
      </w:r>
    </w:p>
    <w:p w14:paraId="0B493FEA" w14:textId="77777777" w:rsidR="0015785D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162DEB">
        <w:rPr>
          <w:rFonts w:ascii="Arial" w:hAnsi="Arial" w:cs="Arial"/>
          <w:sz w:val="24"/>
          <w:szCs w:val="24"/>
          <w:lang w:val="ru-RU"/>
        </w:rPr>
        <w:t xml:space="preserve">NPS новосела (лояльность к </w:t>
      </w:r>
      <w:r>
        <w:rPr>
          <w:rFonts w:ascii="Arial" w:hAnsi="Arial" w:cs="Arial"/>
          <w:sz w:val="24"/>
          <w:szCs w:val="24"/>
          <w:lang w:val="ru-RU"/>
        </w:rPr>
        <w:t>Компании</w:t>
      </w:r>
      <w:r w:rsidRPr="00162DEB">
        <w:rPr>
          <w:rFonts w:ascii="Arial" w:hAnsi="Arial" w:cs="Arial"/>
          <w:sz w:val="24"/>
          <w:szCs w:val="24"/>
          <w:lang w:val="ru-RU"/>
        </w:rPr>
        <w:t xml:space="preserve">, лояльность к продукту); </w:t>
      </w:r>
    </w:p>
    <w:p w14:paraId="14259DBF" w14:textId="77777777" w:rsidR="0015785D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162DEB">
        <w:rPr>
          <w:rFonts w:ascii="Arial" w:hAnsi="Arial" w:cs="Arial"/>
          <w:sz w:val="24"/>
          <w:szCs w:val="24"/>
          <w:lang w:val="ru-RU"/>
        </w:rPr>
        <w:t>NPS жителя</w:t>
      </w:r>
      <w:bookmarkEnd w:id="24"/>
      <w:r w:rsidRPr="00162DEB">
        <w:rPr>
          <w:rFonts w:ascii="Arial" w:hAnsi="Arial" w:cs="Arial"/>
          <w:sz w:val="24"/>
          <w:szCs w:val="24"/>
          <w:lang w:val="ru-RU"/>
        </w:rPr>
        <w:t xml:space="preserve"> (лояльность к </w:t>
      </w:r>
      <w:r>
        <w:rPr>
          <w:rFonts w:ascii="Arial" w:hAnsi="Arial" w:cs="Arial"/>
          <w:sz w:val="24"/>
          <w:szCs w:val="24"/>
          <w:lang w:val="ru-RU"/>
        </w:rPr>
        <w:t>Компании</w:t>
      </w:r>
      <w:r w:rsidRPr="00162DEB">
        <w:rPr>
          <w:rFonts w:ascii="Arial" w:hAnsi="Arial" w:cs="Arial"/>
          <w:sz w:val="24"/>
          <w:szCs w:val="24"/>
          <w:lang w:val="ru-RU"/>
        </w:rPr>
        <w:t xml:space="preserve">, лояльность к продукту, лояльность к УК); </w:t>
      </w:r>
    </w:p>
    <w:p w14:paraId="02216289" w14:textId="77777777" w:rsidR="0015785D" w:rsidRPr="00162DEB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162DEB">
        <w:rPr>
          <w:rFonts w:ascii="Arial" w:hAnsi="Arial" w:cs="Arial"/>
          <w:sz w:val="24"/>
          <w:szCs w:val="24"/>
          <w:lang w:val="ru-RU"/>
        </w:rPr>
        <w:t>NPS бренда в сравнении с конкурентами.</w:t>
      </w:r>
    </w:p>
    <w:p w14:paraId="55CDD372" w14:textId="77777777" w:rsidR="0015785D" w:rsidRPr="002166A6" w:rsidRDefault="0015785D" w:rsidP="0015785D">
      <w:pPr>
        <w:pStyle w:val="ab"/>
        <w:tabs>
          <w:tab w:val="left" w:pos="1134"/>
        </w:tabs>
        <w:spacing w:before="0" w:after="0" w:line="240" w:lineRule="auto"/>
        <w:ind w:left="709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Мероприятия, направленные на улучшение показателя </w:t>
      </w:r>
      <w:r w:rsidRPr="00AF1EFB">
        <w:rPr>
          <w:rFonts w:ascii="Arial" w:hAnsi="Arial" w:cs="Arial"/>
          <w:sz w:val="24"/>
          <w:szCs w:val="24"/>
          <w:lang w:val="ru-RU"/>
        </w:rPr>
        <w:t>NPS</w:t>
      </w:r>
      <w:r>
        <w:rPr>
          <w:rFonts w:ascii="Arial" w:hAnsi="Arial" w:cs="Arial"/>
          <w:sz w:val="24"/>
          <w:szCs w:val="24"/>
          <w:lang w:val="ru-RU"/>
        </w:rPr>
        <w:t xml:space="preserve">, влияют на: </w:t>
      </w:r>
    </w:p>
    <w:p w14:paraId="5435A6AA" w14:textId="77777777" w:rsidR="0015785D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776B85">
        <w:rPr>
          <w:rFonts w:ascii="Arial" w:hAnsi="Arial" w:cs="Arial"/>
          <w:sz w:val="24"/>
          <w:szCs w:val="24"/>
          <w:lang w:val="ru-RU"/>
        </w:rPr>
        <w:t>сохранение существующего клиента</w:t>
      </w:r>
      <w:r>
        <w:rPr>
          <w:rFonts w:ascii="Arial" w:hAnsi="Arial" w:cs="Arial"/>
          <w:sz w:val="24"/>
          <w:szCs w:val="24"/>
          <w:lang w:val="ru-RU"/>
        </w:rPr>
        <w:t xml:space="preserve">; </w:t>
      </w:r>
    </w:p>
    <w:p w14:paraId="2947A7F8" w14:textId="2B6D69A6" w:rsidR="0015785D" w:rsidRPr="002345C8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trike/>
          <w:sz w:val="24"/>
          <w:szCs w:val="24"/>
          <w:lang w:val="ru-RU"/>
        </w:rPr>
      </w:pPr>
      <w:r w:rsidRPr="002345C8">
        <w:rPr>
          <w:rFonts w:ascii="Arial" w:hAnsi="Arial" w:cs="Arial"/>
          <w:sz w:val="24"/>
          <w:szCs w:val="24"/>
          <w:lang w:val="ru-RU"/>
        </w:rPr>
        <w:t>снижение</w:t>
      </w:r>
      <w:r w:rsidR="008C11C6" w:rsidRPr="002345C8">
        <w:rPr>
          <w:rFonts w:ascii="Arial" w:hAnsi="Arial" w:cs="Arial"/>
          <w:sz w:val="24"/>
          <w:szCs w:val="24"/>
          <w:lang w:val="ru-RU"/>
        </w:rPr>
        <w:t xml:space="preserve"> показателей</w:t>
      </w:r>
      <w:r w:rsidR="00F406CD" w:rsidRPr="002345C8">
        <w:rPr>
          <w:rFonts w:ascii="Arial" w:hAnsi="Arial" w:cs="Arial"/>
          <w:sz w:val="24"/>
          <w:szCs w:val="24"/>
          <w:lang w:val="ru-RU"/>
        </w:rPr>
        <w:t xml:space="preserve"> </w:t>
      </w:r>
      <w:r w:rsidR="004223E4" w:rsidRPr="002345C8">
        <w:rPr>
          <w:rFonts w:ascii="Arial" w:hAnsi="Arial" w:cs="Arial"/>
          <w:sz w:val="24"/>
          <w:szCs w:val="24"/>
        </w:rPr>
        <w:t>CPL</w:t>
      </w:r>
      <w:r w:rsidR="008C11C6" w:rsidRPr="002345C8">
        <w:rPr>
          <w:rFonts w:ascii="Arial" w:hAnsi="Arial" w:cs="Arial"/>
          <w:sz w:val="24"/>
          <w:szCs w:val="24"/>
          <w:lang w:val="ru-RU"/>
        </w:rPr>
        <w:t xml:space="preserve"> и </w:t>
      </w:r>
      <w:r w:rsidR="008C11C6" w:rsidRPr="002345C8">
        <w:rPr>
          <w:rFonts w:ascii="Arial" w:hAnsi="Arial" w:cs="Arial"/>
          <w:sz w:val="24"/>
          <w:szCs w:val="24"/>
        </w:rPr>
        <w:t>CAC</w:t>
      </w:r>
      <w:r w:rsidRPr="002345C8">
        <w:rPr>
          <w:rFonts w:ascii="Arial" w:hAnsi="Arial" w:cs="Arial"/>
          <w:sz w:val="24"/>
          <w:szCs w:val="24"/>
          <w:lang w:val="ru-RU"/>
        </w:rPr>
        <w:t xml:space="preserve"> </w:t>
      </w:r>
      <w:r w:rsidR="00F406CD" w:rsidRPr="002345C8">
        <w:rPr>
          <w:rFonts w:ascii="Arial" w:hAnsi="Arial" w:cs="Arial"/>
          <w:sz w:val="24"/>
          <w:szCs w:val="24"/>
          <w:lang w:val="ru-RU"/>
        </w:rPr>
        <w:t>(маркетинговые метрики, которые используют для оценки эффективности маркетинга);</w:t>
      </w:r>
    </w:p>
    <w:p w14:paraId="3D039143" w14:textId="77777777" w:rsidR="0015785D" w:rsidRPr="00F21DFD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6D4053">
        <w:rPr>
          <w:rFonts w:ascii="Arial" w:hAnsi="Arial" w:cs="Arial"/>
          <w:sz w:val="24"/>
          <w:szCs w:val="24"/>
          <w:lang w:val="ru-RU"/>
        </w:rPr>
        <w:t>увеличение повторных продаж;</w:t>
      </w:r>
    </w:p>
    <w:p w14:paraId="4CE88BB5" w14:textId="77777777" w:rsidR="0015785D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776B85">
        <w:rPr>
          <w:rFonts w:ascii="Arial" w:hAnsi="Arial" w:cs="Arial"/>
          <w:sz w:val="24"/>
          <w:szCs w:val="24"/>
          <w:lang w:val="ru-RU"/>
        </w:rPr>
        <w:t>реферальн</w:t>
      </w:r>
      <w:r>
        <w:rPr>
          <w:rFonts w:ascii="Arial" w:hAnsi="Arial" w:cs="Arial"/>
          <w:sz w:val="24"/>
          <w:szCs w:val="24"/>
          <w:lang w:val="ru-RU"/>
        </w:rPr>
        <w:t>ый</w:t>
      </w:r>
      <w:r w:rsidRPr="00776B85">
        <w:rPr>
          <w:rFonts w:ascii="Arial" w:hAnsi="Arial" w:cs="Arial"/>
          <w:sz w:val="24"/>
          <w:szCs w:val="24"/>
          <w:lang w:val="ru-RU"/>
        </w:rPr>
        <w:t xml:space="preserve"> маркетинг</w:t>
      </w:r>
      <w:r>
        <w:rPr>
          <w:rFonts w:ascii="Arial" w:hAnsi="Arial" w:cs="Arial"/>
          <w:sz w:val="24"/>
          <w:szCs w:val="24"/>
          <w:lang w:val="ru-RU"/>
        </w:rPr>
        <w:t>.</w:t>
      </w:r>
    </w:p>
    <w:p w14:paraId="10448CD4" w14:textId="4A12D763" w:rsidR="0015785D" w:rsidRPr="006720BE" w:rsidRDefault="00864013" w:rsidP="006720BE">
      <w:pPr>
        <w:pStyle w:val="ab"/>
        <w:numPr>
          <w:ilvl w:val="2"/>
          <w:numId w:val="1"/>
        </w:numPr>
        <w:tabs>
          <w:tab w:val="left" w:pos="1134"/>
        </w:tabs>
        <w:spacing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F406CD">
        <w:rPr>
          <w:rFonts w:ascii="Arial" w:hAnsi="Arial" w:cs="Arial"/>
          <w:sz w:val="24"/>
          <w:szCs w:val="24"/>
          <w:u w:val="single"/>
          <w:lang w:val="ru-RU"/>
        </w:rPr>
        <w:t>И</w:t>
      </w:r>
      <w:r w:rsidR="0015785D" w:rsidRPr="00F406CD">
        <w:rPr>
          <w:rFonts w:ascii="Arial" w:hAnsi="Arial" w:cs="Arial"/>
          <w:sz w:val="24"/>
          <w:szCs w:val="24"/>
          <w:u w:val="single"/>
          <w:lang w:val="ru-RU"/>
        </w:rPr>
        <w:t>ндекс удовлетворенности потребителя</w:t>
      </w:r>
      <w:r w:rsidRPr="00F406CD">
        <w:rPr>
          <w:rFonts w:ascii="Arial" w:hAnsi="Arial" w:cs="Arial"/>
          <w:sz w:val="24"/>
          <w:szCs w:val="24"/>
          <w:u w:val="single"/>
          <w:lang w:val="ru-RU"/>
        </w:rPr>
        <w:t xml:space="preserve"> CSI</w:t>
      </w:r>
      <w:r w:rsidR="0015785D" w:rsidRPr="006720BE">
        <w:rPr>
          <w:rFonts w:ascii="Arial" w:hAnsi="Arial" w:cs="Arial"/>
          <w:sz w:val="24"/>
          <w:szCs w:val="24"/>
          <w:u w:val="single"/>
          <w:lang w:val="ru-RU"/>
        </w:rPr>
        <w:t xml:space="preserve"> </w:t>
      </w:r>
      <w:r w:rsidR="0015785D" w:rsidRPr="006720BE">
        <w:rPr>
          <w:rFonts w:ascii="Arial" w:hAnsi="Arial" w:cs="Arial"/>
          <w:sz w:val="24"/>
          <w:szCs w:val="24"/>
          <w:lang w:val="ru-RU"/>
        </w:rPr>
        <w:t>– метрика, с помощью которой измеряют удовлетворенность клиентов продуктами</w:t>
      </w:r>
      <w:r w:rsidR="0062555D" w:rsidRPr="006720BE">
        <w:rPr>
          <w:rFonts w:ascii="Arial" w:hAnsi="Arial" w:cs="Arial"/>
          <w:sz w:val="24"/>
          <w:szCs w:val="24"/>
          <w:lang w:val="ru-RU"/>
        </w:rPr>
        <w:t>,</w:t>
      </w:r>
      <w:r w:rsidR="0015785D" w:rsidRPr="006720BE">
        <w:rPr>
          <w:rFonts w:ascii="Arial" w:hAnsi="Arial" w:cs="Arial"/>
          <w:sz w:val="24"/>
          <w:szCs w:val="24"/>
          <w:lang w:val="ru-RU"/>
        </w:rPr>
        <w:t xml:space="preserve"> сервисом</w:t>
      </w:r>
      <w:r w:rsidRPr="006720BE">
        <w:rPr>
          <w:rFonts w:ascii="Arial" w:hAnsi="Arial" w:cs="Arial"/>
          <w:sz w:val="24"/>
          <w:szCs w:val="24"/>
          <w:lang w:val="ru-RU"/>
        </w:rPr>
        <w:t xml:space="preserve"> К</w:t>
      </w:r>
      <w:r w:rsidR="0015785D" w:rsidRPr="006720BE">
        <w:rPr>
          <w:rFonts w:ascii="Arial" w:hAnsi="Arial" w:cs="Arial"/>
          <w:sz w:val="24"/>
          <w:szCs w:val="24"/>
          <w:lang w:val="ru-RU"/>
        </w:rPr>
        <w:t>омпании</w:t>
      </w:r>
      <w:r w:rsidR="0062555D" w:rsidRPr="006720BE">
        <w:rPr>
          <w:rFonts w:ascii="Arial" w:hAnsi="Arial" w:cs="Arial"/>
          <w:sz w:val="24"/>
          <w:szCs w:val="24"/>
          <w:lang w:val="ru-RU"/>
        </w:rPr>
        <w:t xml:space="preserve"> УК</w:t>
      </w:r>
      <w:r w:rsidR="0015785D" w:rsidRPr="006720BE">
        <w:rPr>
          <w:rFonts w:ascii="Arial" w:hAnsi="Arial" w:cs="Arial"/>
          <w:sz w:val="24"/>
          <w:szCs w:val="24"/>
          <w:lang w:val="ru-RU"/>
        </w:rPr>
        <w:t>.</w:t>
      </w:r>
      <w:r w:rsidR="002704DD" w:rsidRPr="006720BE">
        <w:rPr>
          <w:rFonts w:ascii="Arial" w:hAnsi="Arial" w:cs="Arial"/>
          <w:sz w:val="24"/>
          <w:szCs w:val="24"/>
          <w:lang w:val="ru-RU"/>
        </w:rPr>
        <w:t xml:space="preserve"> </w:t>
      </w:r>
    </w:p>
    <w:p w14:paraId="30DB4DF9" w14:textId="77777777" w:rsidR="0015785D" w:rsidRDefault="0015785D" w:rsidP="0015785D">
      <w:pPr>
        <w:pStyle w:val="ab"/>
        <w:tabs>
          <w:tab w:val="left" w:pos="1134"/>
        </w:tabs>
        <w:spacing w:before="0" w:after="0" w:line="240" w:lineRule="auto"/>
        <w:ind w:left="709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905313">
        <w:rPr>
          <w:rFonts w:ascii="Arial" w:hAnsi="Arial" w:cs="Arial"/>
          <w:color w:val="000000" w:themeColor="text1"/>
          <w:sz w:val="24"/>
          <w:szCs w:val="24"/>
          <w:lang w:val="ru-RU"/>
        </w:rPr>
        <w:lastRenderedPageBreak/>
        <w:t xml:space="preserve">Виды CSI: </w:t>
      </w:r>
    </w:p>
    <w:p w14:paraId="684B22B2" w14:textId="77777777" w:rsidR="0015785D" w:rsidRPr="00905313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905313">
        <w:rPr>
          <w:rFonts w:ascii="Arial" w:hAnsi="Arial" w:cs="Arial"/>
          <w:sz w:val="24"/>
          <w:szCs w:val="24"/>
          <w:lang w:val="ru-RU"/>
        </w:rPr>
        <w:t xml:space="preserve">CSI покупателя; </w:t>
      </w:r>
    </w:p>
    <w:p w14:paraId="257EED51" w14:textId="77777777" w:rsidR="0015785D" w:rsidRPr="00905313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905313">
        <w:rPr>
          <w:rFonts w:ascii="Arial" w:hAnsi="Arial" w:cs="Arial"/>
          <w:sz w:val="24"/>
          <w:szCs w:val="24"/>
          <w:lang w:val="ru-RU"/>
        </w:rPr>
        <w:t>CSI новосела;</w:t>
      </w:r>
    </w:p>
    <w:p w14:paraId="1163106C" w14:textId="77777777" w:rsidR="0015785D" w:rsidRPr="00905313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905313">
        <w:rPr>
          <w:rFonts w:ascii="Arial" w:hAnsi="Arial" w:cs="Arial"/>
          <w:sz w:val="24"/>
          <w:szCs w:val="24"/>
          <w:lang w:val="ru-RU"/>
        </w:rPr>
        <w:t>CSI жителя.</w:t>
      </w:r>
    </w:p>
    <w:p w14:paraId="2079CA77" w14:textId="77777777" w:rsidR="0015785D" w:rsidRPr="00494505" w:rsidRDefault="0015785D" w:rsidP="0015785D">
      <w:pPr>
        <w:pStyle w:val="ab"/>
        <w:tabs>
          <w:tab w:val="left" w:pos="1134"/>
        </w:tabs>
        <w:spacing w:before="0" w:after="0" w:line="240" w:lineRule="auto"/>
        <w:ind w:left="709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94505">
        <w:rPr>
          <w:rFonts w:ascii="Arial" w:hAnsi="Arial" w:cs="Arial"/>
          <w:color w:val="000000" w:themeColor="text1"/>
          <w:sz w:val="24"/>
          <w:szCs w:val="24"/>
          <w:lang w:val="ru-RU"/>
        </w:rPr>
        <w:t>Мероприятия, направленные на улучшение показателя CSI, влияют на:</w:t>
      </w:r>
    </w:p>
    <w:p w14:paraId="7B58F8CA" w14:textId="77777777" w:rsidR="0015785D" w:rsidRPr="00494505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94505">
        <w:rPr>
          <w:rFonts w:ascii="Arial" w:hAnsi="Arial" w:cs="Arial"/>
          <w:color w:val="000000" w:themeColor="text1"/>
          <w:sz w:val="24"/>
          <w:szCs w:val="24"/>
          <w:lang w:val="ru-RU"/>
        </w:rPr>
        <w:t>рост лояльности;</w:t>
      </w:r>
    </w:p>
    <w:p w14:paraId="1F4D5B1D" w14:textId="77777777" w:rsidR="0015785D" w:rsidRPr="00494505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94505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уменьшение оттока клиентов; </w:t>
      </w:r>
    </w:p>
    <w:p w14:paraId="75AD3994" w14:textId="77777777" w:rsidR="0015785D" w:rsidRPr="00494505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94505">
        <w:rPr>
          <w:rFonts w:ascii="Arial" w:hAnsi="Arial" w:cs="Arial"/>
          <w:color w:val="000000" w:themeColor="text1"/>
          <w:sz w:val="24"/>
          <w:szCs w:val="24"/>
          <w:lang w:val="ru-RU"/>
        </w:rPr>
        <w:t>увеличение повторных продаж;</w:t>
      </w:r>
    </w:p>
    <w:p w14:paraId="1186DF00" w14:textId="77777777" w:rsidR="0015785D" w:rsidRDefault="0015785D" w:rsidP="0015785D">
      <w:pPr>
        <w:pStyle w:val="ab"/>
        <w:numPr>
          <w:ilvl w:val="0"/>
          <w:numId w:val="3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776B85">
        <w:rPr>
          <w:rFonts w:ascii="Arial" w:hAnsi="Arial" w:cs="Arial"/>
          <w:sz w:val="24"/>
          <w:szCs w:val="24"/>
          <w:lang w:val="ru-RU"/>
        </w:rPr>
        <w:t>реферальн</w:t>
      </w:r>
      <w:r>
        <w:rPr>
          <w:rFonts w:ascii="Arial" w:hAnsi="Arial" w:cs="Arial"/>
          <w:sz w:val="24"/>
          <w:szCs w:val="24"/>
          <w:lang w:val="ru-RU"/>
        </w:rPr>
        <w:t>ый</w:t>
      </w:r>
      <w:r w:rsidRPr="00776B85">
        <w:rPr>
          <w:rFonts w:ascii="Arial" w:hAnsi="Arial" w:cs="Arial"/>
          <w:sz w:val="24"/>
          <w:szCs w:val="24"/>
          <w:lang w:val="ru-RU"/>
        </w:rPr>
        <w:t xml:space="preserve"> маркетинг</w:t>
      </w:r>
      <w:r>
        <w:rPr>
          <w:rFonts w:ascii="Arial" w:hAnsi="Arial" w:cs="Arial"/>
          <w:sz w:val="24"/>
          <w:szCs w:val="24"/>
          <w:lang w:val="ru-RU"/>
        </w:rPr>
        <w:t>.</w:t>
      </w:r>
    </w:p>
    <w:p w14:paraId="7E25BCC4" w14:textId="0E02F224" w:rsidR="0015785D" w:rsidRPr="006720BE" w:rsidRDefault="0015785D" w:rsidP="006720BE">
      <w:pPr>
        <w:pStyle w:val="ab"/>
        <w:numPr>
          <w:ilvl w:val="2"/>
          <w:numId w:val="1"/>
        </w:numPr>
        <w:tabs>
          <w:tab w:val="left" w:pos="1134"/>
        </w:tabs>
        <w:spacing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bookmarkStart w:id="25" w:name="_Hlk129946552"/>
      <w:r w:rsidRPr="006720BE">
        <w:rPr>
          <w:rFonts w:ascii="Arial" w:hAnsi="Arial" w:cs="Arial"/>
          <w:sz w:val="24"/>
          <w:szCs w:val="24"/>
          <w:u w:val="single"/>
          <w:lang w:val="ru-RU"/>
        </w:rPr>
        <w:t xml:space="preserve">Q-фактор </w:t>
      </w:r>
      <w:bookmarkEnd w:id="25"/>
      <w:r w:rsidR="006720BE" w:rsidRPr="006720BE">
        <w:rPr>
          <w:rFonts w:ascii="Arial" w:hAnsi="Arial" w:cs="Arial"/>
          <w:sz w:val="24"/>
          <w:szCs w:val="24"/>
          <w:lang w:val="ru-RU"/>
        </w:rPr>
        <w:t>–</w:t>
      </w:r>
      <w:r w:rsidRPr="006720BE">
        <w:rPr>
          <w:rFonts w:ascii="Arial" w:hAnsi="Arial" w:cs="Arial"/>
          <w:sz w:val="24"/>
          <w:szCs w:val="24"/>
          <w:lang w:val="ru-RU"/>
        </w:rPr>
        <w:t xml:space="preserve"> метрика, которая показывает количество переданных помещений с первого раза. </w:t>
      </w:r>
    </w:p>
    <w:p w14:paraId="08C7AD22" w14:textId="77777777" w:rsidR="0015785D" w:rsidRPr="00493D3A" w:rsidRDefault="0015785D" w:rsidP="0015785D">
      <w:pPr>
        <w:pStyle w:val="ab"/>
        <w:tabs>
          <w:tab w:val="left" w:pos="1134"/>
        </w:tabs>
        <w:spacing w:before="0" w:after="0" w:line="240" w:lineRule="auto"/>
        <w:ind w:left="709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493D3A">
        <w:rPr>
          <w:rFonts w:ascii="Arial" w:hAnsi="Arial" w:cs="Arial"/>
          <w:sz w:val="24"/>
          <w:szCs w:val="24"/>
          <w:lang w:val="ru-RU"/>
        </w:rPr>
        <w:t>Виды Q-фактора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335670">
        <w:rPr>
          <w:rFonts w:ascii="Arial" w:hAnsi="Arial" w:cs="Arial"/>
          <w:sz w:val="24"/>
          <w:szCs w:val="24"/>
          <w:lang w:val="ru-RU"/>
        </w:rPr>
        <w:t xml:space="preserve">применительно к настоящей методике: </w:t>
      </w:r>
      <w:r w:rsidRPr="00493D3A">
        <w:rPr>
          <w:rFonts w:ascii="Arial" w:hAnsi="Arial" w:cs="Arial"/>
          <w:sz w:val="24"/>
          <w:szCs w:val="24"/>
          <w:lang w:val="ru-RU"/>
        </w:rPr>
        <w:t>Q-</w:t>
      </w:r>
      <w:r w:rsidRPr="005A6AEC">
        <w:rPr>
          <w:rFonts w:ascii="Arial" w:hAnsi="Arial" w:cs="Arial"/>
          <w:sz w:val="24"/>
          <w:szCs w:val="24"/>
          <w:lang w:val="ru-RU"/>
        </w:rPr>
        <w:t>фактор на квартиру.</w:t>
      </w:r>
    </w:p>
    <w:p w14:paraId="6F49A3A0" w14:textId="77777777" w:rsidR="0015785D" w:rsidRPr="00905313" w:rsidRDefault="0015785D" w:rsidP="0015785D">
      <w:pPr>
        <w:pStyle w:val="ab"/>
        <w:tabs>
          <w:tab w:val="left" w:pos="1134"/>
        </w:tabs>
        <w:spacing w:before="0" w:after="0" w:line="240" w:lineRule="auto"/>
        <w:ind w:left="709"/>
        <w:rPr>
          <w:rFonts w:ascii="Arial" w:hAnsi="Arial" w:cs="Arial"/>
          <w:color w:val="000000" w:themeColor="text1"/>
          <w:sz w:val="24"/>
          <w:szCs w:val="24"/>
          <w:lang w:val="ru-RU"/>
        </w:rPr>
      </w:pPr>
      <w:r w:rsidRPr="00905313">
        <w:rPr>
          <w:rFonts w:ascii="Arial" w:hAnsi="Arial" w:cs="Arial"/>
          <w:sz w:val="24"/>
          <w:szCs w:val="24"/>
          <w:lang w:val="ru-RU"/>
        </w:rPr>
        <w:t>Мероприятия, направленные на улучшение показателя Q-фактор, влияют на:</w:t>
      </w:r>
    </w:p>
    <w:p w14:paraId="77172CC1" w14:textId="77777777" w:rsidR="0015785D" w:rsidRPr="00494505" w:rsidRDefault="0015785D" w:rsidP="0015785D">
      <w:pPr>
        <w:pStyle w:val="ab"/>
        <w:numPr>
          <w:ilvl w:val="0"/>
          <w:numId w:val="4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494505">
        <w:rPr>
          <w:rFonts w:ascii="Arial" w:hAnsi="Arial" w:cs="Arial"/>
          <w:sz w:val="24"/>
          <w:szCs w:val="24"/>
          <w:lang w:val="ru-RU"/>
        </w:rPr>
        <w:t>качество подготовки объекта к передаче;</w:t>
      </w:r>
    </w:p>
    <w:p w14:paraId="4F1CDD3A" w14:textId="77777777" w:rsidR="0015785D" w:rsidRPr="00494505" w:rsidRDefault="0015785D" w:rsidP="0015785D">
      <w:pPr>
        <w:pStyle w:val="ab"/>
        <w:numPr>
          <w:ilvl w:val="0"/>
          <w:numId w:val="4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494505">
        <w:rPr>
          <w:rFonts w:ascii="Arial" w:hAnsi="Arial" w:cs="Arial"/>
          <w:sz w:val="24"/>
          <w:szCs w:val="24"/>
          <w:lang w:val="ru-RU"/>
        </w:rPr>
        <w:t xml:space="preserve">рост индекса </w:t>
      </w:r>
      <w:r>
        <w:rPr>
          <w:rFonts w:ascii="Arial" w:hAnsi="Arial" w:cs="Arial"/>
          <w:sz w:val="24"/>
          <w:szCs w:val="24"/>
          <w:lang w:val="ru-RU"/>
        </w:rPr>
        <w:t xml:space="preserve">потребительской </w:t>
      </w:r>
      <w:r w:rsidRPr="00494505">
        <w:rPr>
          <w:rFonts w:ascii="Arial" w:hAnsi="Arial" w:cs="Arial"/>
          <w:sz w:val="24"/>
          <w:szCs w:val="24"/>
          <w:lang w:val="ru-RU"/>
        </w:rPr>
        <w:t>лояльности (</w:t>
      </w:r>
      <w:bookmarkStart w:id="26" w:name="_Hlk128485830"/>
      <w:r>
        <w:rPr>
          <w:rFonts w:ascii="Arial" w:hAnsi="Arial" w:cs="Arial"/>
          <w:sz w:val="24"/>
          <w:szCs w:val="24"/>
        </w:rPr>
        <w:t>NPS</w:t>
      </w:r>
      <w:bookmarkEnd w:id="26"/>
      <w:r w:rsidRPr="002719DD">
        <w:rPr>
          <w:rFonts w:ascii="Arial" w:hAnsi="Arial" w:cs="Arial"/>
          <w:sz w:val="24"/>
          <w:szCs w:val="24"/>
          <w:lang w:val="ru-RU"/>
        </w:rPr>
        <w:t>)</w:t>
      </w:r>
      <w:r w:rsidRPr="00494505">
        <w:rPr>
          <w:rFonts w:ascii="Arial" w:hAnsi="Arial" w:cs="Arial"/>
          <w:sz w:val="24"/>
          <w:szCs w:val="24"/>
          <w:lang w:val="ru-RU"/>
        </w:rPr>
        <w:t>;</w:t>
      </w:r>
    </w:p>
    <w:p w14:paraId="215FD051" w14:textId="77777777" w:rsidR="0015785D" w:rsidRPr="00494505" w:rsidRDefault="0015785D" w:rsidP="0015785D">
      <w:pPr>
        <w:pStyle w:val="ab"/>
        <w:numPr>
          <w:ilvl w:val="0"/>
          <w:numId w:val="4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494505">
        <w:rPr>
          <w:rFonts w:ascii="Arial" w:hAnsi="Arial" w:cs="Arial"/>
          <w:sz w:val="24"/>
          <w:szCs w:val="24"/>
          <w:lang w:val="ru-RU"/>
        </w:rPr>
        <w:t xml:space="preserve">рост индекса удовлетворенности </w:t>
      </w:r>
      <w:r>
        <w:rPr>
          <w:rFonts w:ascii="Arial" w:hAnsi="Arial" w:cs="Arial"/>
          <w:sz w:val="24"/>
          <w:szCs w:val="24"/>
          <w:lang w:val="ru-RU"/>
        </w:rPr>
        <w:t>потребителей</w:t>
      </w:r>
      <w:r w:rsidRPr="00494505">
        <w:rPr>
          <w:rFonts w:ascii="Arial" w:hAnsi="Arial" w:cs="Arial"/>
          <w:sz w:val="24"/>
          <w:szCs w:val="24"/>
          <w:lang w:val="ru-RU"/>
        </w:rPr>
        <w:t xml:space="preserve"> (</w:t>
      </w:r>
      <w:r>
        <w:rPr>
          <w:rFonts w:ascii="Arial" w:hAnsi="Arial" w:cs="Arial"/>
          <w:sz w:val="24"/>
          <w:szCs w:val="24"/>
        </w:rPr>
        <w:t>CSI</w:t>
      </w:r>
      <w:r w:rsidRPr="00494505">
        <w:rPr>
          <w:rFonts w:ascii="Arial" w:hAnsi="Arial" w:cs="Arial"/>
          <w:sz w:val="24"/>
          <w:szCs w:val="24"/>
          <w:lang w:val="ru-RU"/>
        </w:rPr>
        <w:t>)</w:t>
      </w:r>
      <w:r>
        <w:rPr>
          <w:rFonts w:ascii="Arial" w:hAnsi="Arial" w:cs="Arial"/>
          <w:sz w:val="24"/>
          <w:szCs w:val="24"/>
          <w:lang w:val="ru-RU"/>
        </w:rPr>
        <w:t>;</w:t>
      </w:r>
    </w:p>
    <w:p w14:paraId="73C76985" w14:textId="220FFE0F" w:rsidR="0015785D" w:rsidRDefault="0015785D" w:rsidP="0015785D">
      <w:pPr>
        <w:pStyle w:val="ab"/>
        <w:numPr>
          <w:ilvl w:val="0"/>
          <w:numId w:val="4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1E6131">
        <w:rPr>
          <w:rFonts w:ascii="Arial" w:hAnsi="Arial" w:cs="Arial"/>
          <w:sz w:val="24"/>
          <w:szCs w:val="24"/>
          <w:lang w:val="ru-RU"/>
        </w:rPr>
        <w:t xml:space="preserve">мотивацию </w:t>
      </w:r>
      <w:r>
        <w:rPr>
          <w:rFonts w:ascii="Arial" w:hAnsi="Arial" w:cs="Arial"/>
          <w:sz w:val="24"/>
          <w:szCs w:val="24"/>
          <w:lang w:val="ru-RU"/>
        </w:rPr>
        <w:t>подразделений Компании</w:t>
      </w:r>
      <w:r w:rsidRPr="001E6131">
        <w:rPr>
          <w:rFonts w:ascii="Arial" w:hAnsi="Arial" w:cs="Arial"/>
          <w:sz w:val="24"/>
          <w:szCs w:val="24"/>
          <w:lang w:val="ru-RU"/>
        </w:rPr>
        <w:t xml:space="preserve">, проводящих передачу объекта. </w:t>
      </w:r>
    </w:p>
    <w:p w14:paraId="5A925B04" w14:textId="62C8BAED" w:rsidR="006720BE" w:rsidRPr="0080320E" w:rsidRDefault="00533118" w:rsidP="006720BE">
      <w:pPr>
        <w:pStyle w:val="ab"/>
        <w:numPr>
          <w:ilvl w:val="1"/>
          <w:numId w:val="1"/>
        </w:numPr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80320E">
        <w:rPr>
          <w:rFonts w:ascii="Arial" w:hAnsi="Arial" w:cs="Arial"/>
          <w:sz w:val="24"/>
          <w:szCs w:val="24"/>
          <w:lang w:val="ru-RU"/>
        </w:rPr>
        <w:t>Типы и виды</w:t>
      </w:r>
      <w:r w:rsidR="007634CB" w:rsidRPr="0080320E">
        <w:rPr>
          <w:rFonts w:ascii="Arial" w:hAnsi="Arial" w:cs="Arial"/>
          <w:sz w:val="24"/>
          <w:szCs w:val="24"/>
          <w:lang w:val="ru-RU"/>
        </w:rPr>
        <w:t xml:space="preserve"> </w:t>
      </w:r>
      <w:r w:rsidR="00260C7B" w:rsidRPr="0080320E">
        <w:rPr>
          <w:rFonts w:ascii="Arial" w:hAnsi="Arial" w:cs="Arial"/>
          <w:sz w:val="24"/>
          <w:szCs w:val="24"/>
          <w:lang w:val="ru-RU"/>
        </w:rPr>
        <w:t xml:space="preserve">клиентских метрик </w:t>
      </w:r>
      <w:r w:rsidR="007634CB" w:rsidRPr="0080320E">
        <w:rPr>
          <w:rFonts w:ascii="Arial" w:hAnsi="Arial" w:cs="Arial"/>
          <w:sz w:val="24"/>
          <w:szCs w:val="24"/>
          <w:lang w:val="ru-RU"/>
        </w:rPr>
        <w:t xml:space="preserve">приведены на </w:t>
      </w:r>
      <w:r w:rsidR="005C1678" w:rsidRPr="0080320E">
        <w:rPr>
          <w:rFonts w:ascii="Arial" w:hAnsi="Arial" w:cs="Arial"/>
          <w:sz w:val="24"/>
          <w:szCs w:val="24"/>
          <w:lang w:val="ru-RU"/>
        </w:rPr>
        <w:t>рисунке 1.</w:t>
      </w:r>
    </w:p>
    <w:p w14:paraId="44E37D3F" w14:textId="7757D25B" w:rsidR="007634CB" w:rsidRDefault="0010243B" w:rsidP="0080320E">
      <w:pPr>
        <w:spacing w:after="0" w:line="240" w:lineRule="auto"/>
        <w:ind w:firstLine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2DD61B" wp14:editId="5025B713">
            <wp:extent cx="4813071" cy="4298950"/>
            <wp:effectExtent l="0" t="0" r="698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лиентские метрики_схема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882" cy="432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4CD6" w14:textId="1859234B" w:rsidR="005C1678" w:rsidRPr="005C1678" w:rsidRDefault="005C1678" w:rsidP="005C1678">
      <w:pPr>
        <w:tabs>
          <w:tab w:val="left" w:pos="1134"/>
        </w:tabs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C1678">
        <w:rPr>
          <w:rFonts w:ascii="Arial" w:hAnsi="Arial" w:cs="Arial"/>
          <w:sz w:val="24"/>
          <w:szCs w:val="24"/>
        </w:rPr>
        <w:t>Рисунок 1 –</w:t>
      </w:r>
      <w:r w:rsidR="0080320E">
        <w:rPr>
          <w:rFonts w:ascii="Arial" w:hAnsi="Arial" w:cs="Arial"/>
          <w:sz w:val="24"/>
          <w:szCs w:val="24"/>
        </w:rPr>
        <w:t xml:space="preserve"> </w:t>
      </w:r>
      <w:r w:rsidRPr="0080320E">
        <w:rPr>
          <w:rFonts w:ascii="Arial" w:hAnsi="Arial" w:cs="Arial"/>
          <w:sz w:val="24"/>
          <w:szCs w:val="24"/>
        </w:rPr>
        <w:t>Типы клиентских метрик</w:t>
      </w:r>
      <w:r w:rsidR="0080320E">
        <w:rPr>
          <w:rFonts w:ascii="Arial" w:hAnsi="Arial" w:cs="Arial"/>
          <w:sz w:val="24"/>
          <w:szCs w:val="24"/>
        </w:rPr>
        <w:t>.</w:t>
      </w:r>
    </w:p>
    <w:p w14:paraId="44281910" w14:textId="77777777" w:rsidR="0015785D" w:rsidRDefault="0015785D" w:rsidP="0015785D">
      <w:pPr>
        <w:pStyle w:val="1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rPr>
          <w:rFonts w:ascii="Arial" w:hAnsi="Arial" w:cs="Arial"/>
          <w:b/>
          <w:color w:val="008066"/>
          <w:sz w:val="28"/>
          <w:lang w:val="ru-RU"/>
        </w:rPr>
      </w:pPr>
      <w:bookmarkStart w:id="27" w:name="_Определение_размера_выборки"/>
      <w:bookmarkStart w:id="28" w:name="_Toc168492208"/>
      <w:bookmarkEnd w:id="21"/>
      <w:bookmarkEnd w:id="23"/>
      <w:bookmarkEnd w:id="27"/>
      <w:r>
        <w:rPr>
          <w:rFonts w:ascii="Arial" w:hAnsi="Arial" w:cs="Arial"/>
          <w:b/>
          <w:color w:val="008066"/>
          <w:sz w:val="28"/>
          <w:lang w:val="ru-RU"/>
        </w:rPr>
        <w:lastRenderedPageBreak/>
        <w:t>Определение размера выборки д</w:t>
      </w:r>
      <w:r w:rsidRPr="00FA6FBA">
        <w:rPr>
          <w:rFonts w:ascii="Arial" w:hAnsi="Arial" w:cs="Arial"/>
          <w:b/>
          <w:color w:val="008066"/>
          <w:sz w:val="28"/>
          <w:lang w:val="ru-RU"/>
        </w:rPr>
        <w:t xml:space="preserve">ля </w:t>
      </w:r>
      <w:r>
        <w:rPr>
          <w:rFonts w:ascii="Arial" w:hAnsi="Arial" w:cs="Arial"/>
          <w:b/>
          <w:color w:val="008066"/>
          <w:sz w:val="28"/>
          <w:lang w:val="ru-RU"/>
        </w:rPr>
        <w:t>проведения исследования</w:t>
      </w:r>
      <w:bookmarkEnd w:id="28"/>
    </w:p>
    <w:p w14:paraId="51565D7E" w14:textId="27509A03" w:rsidR="0015785D" w:rsidRPr="004615DE" w:rsidRDefault="0015785D" w:rsidP="0015785D">
      <w:pPr>
        <w:pStyle w:val="ab"/>
        <w:numPr>
          <w:ilvl w:val="1"/>
          <w:numId w:val="1"/>
        </w:numPr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4615DE">
        <w:rPr>
          <w:rFonts w:ascii="Arial" w:hAnsi="Arial" w:cs="Arial"/>
          <w:sz w:val="24"/>
          <w:szCs w:val="24"/>
          <w:lang w:val="ru-RU"/>
        </w:rPr>
        <w:t xml:space="preserve">Ответственным лицом за определение размера выборки для проведения исследования при оценке клиентских метрик является </w:t>
      </w:r>
      <w:r w:rsidR="00085D96">
        <w:rPr>
          <w:rFonts w:ascii="Arial" w:hAnsi="Arial" w:cs="Arial"/>
          <w:sz w:val="24"/>
          <w:szCs w:val="24"/>
          <w:lang w:val="ru-RU"/>
        </w:rPr>
        <w:t>р</w:t>
      </w:r>
      <w:r w:rsidR="00085D96" w:rsidRPr="00085D96">
        <w:rPr>
          <w:rFonts w:ascii="Arial" w:hAnsi="Arial" w:cs="Arial"/>
          <w:sz w:val="24"/>
          <w:szCs w:val="24"/>
          <w:lang w:val="ru-RU"/>
        </w:rPr>
        <w:t>уководитель отдела управления клиентским опытом</w:t>
      </w:r>
      <w:r w:rsidRPr="004615DE">
        <w:rPr>
          <w:rFonts w:ascii="Arial" w:hAnsi="Arial" w:cs="Arial"/>
          <w:sz w:val="24"/>
          <w:szCs w:val="24"/>
          <w:lang w:val="ru-RU"/>
        </w:rPr>
        <w:t>.</w:t>
      </w:r>
    </w:p>
    <w:p w14:paraId="794D8D14" w14:textId="77777777" w:rsidR="0015785D" w:rsidRPr="003079E2" w:rsidRDefault="0015785D" w:rsidP="0015785D">
      <w:pPr>
        <w:pStyle w:val="ab"/>
        <w:numPr>
          <w:ilvl w:val="1"/>
          <w:numId w:val="1"/>
        </w:numPr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079E2">
        <w:rPr>
          <w:rFonts w:ascii="Arial" w:hAnsi="Arial" w:cs="Arial"/>
          <w:sz w:val="24"/>
          <w:szCs w:val="24"/>
          <w:lang w:val="ru-RU"/>
        </w:rPr>
        <w:t>Размер выборки определяется исходя из типа и вида клиентских метрик:</w:t>
      </w:r>
    </w:p>
    <w:p w14:paraId="2F2A1E18" w14:textId="77777777" w:rsidR="0015785D" w:rsidRPr="003079E2" w:rsidRDefault="0015785D" w:rsidP="0015785D">
      <w:pPr>
        <w:pStyle w:val="ab"/>
        <w:numPr>
          <w:ilvl w:val="2"/>
          <w:numId w:val="1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079E2">
        <w:rPr>
          <w:rFonts w:ascii="Arial" w:hAnsi="Arial" w:cs="Arial"/>
          <w:sz w:val="24"/>
          <w:szCs w:val="24"/>
          <w:lang w:val="ru-RU"/>
        </w:rPr>
        <w:t xml:space="preserve">Для оценки </w:t>
      </w:r>
      <w:bookmarkStart w:id="29" w:name="_Hlk133481978"/>
      <w:r w:rsidRPr="003079E2">
        <w:rPr>
          <w:rFonts w:ascii="Arial" w:hAnsi="Arial" w:cs="Arial"/>
          <w:sz w:val="24"/>
          <w:szCs w:val="24"/>
          <w:u w:val="single"/>
          <w:lang w:val="ru-RU"/>
        </w:rPr>
        <w:t>NPS покупателя и новосёла</w:t>
      </w:r>
      <w:r w:rsidRPr="003079E2">
        <w:rPr>
          <w:rFonts w:ascii="Arial" w:hAnsi="Arial" w:cs="Arial"/>
          <w:sz w:val="24"/>
          <w:szCs w:val="24"/>
          <w:lang w:val="ru-RU"/>
        </w:rPr>
        <w:t xml:space="preserve">, </w:t>
      </w:r>
      <w:r w:rsidRPr="003079E2">
        <w:rPr>
          <w:rFonts w:ascii="Arial" w:hAnsi="Arial" w:cs="Arial"/>
          <w:sz w:val="24"/>
          <w:szCs w:val="24"/>
          <w:u w:val="single"/>
          <w:lang w:val="ru-RU"/>
        </w:rPr>
        <w:t>CSI покупателя и новосёла</w:t>
      </w:r>
      <w:r w:rsidRPr="003079E2">
        <w:rPr>
          <w:rFonts w:ascii="Arial" w:hAnsi="Arial" w:cs="Arial"/>
          <w:sz w:val="24"/>
          <w:szCs w:val="24"/>
          <w:lang w:val="ru-RU"/>
        </w:rPr>
        <w:t xml:space="preserve">, </w:t>
      </w:r>
      <w:r w:rsidRPr="003079E2">
        <w:rPr>
          <w:rFonts w:ascii="Arial" w:hAnsi="Arial" w:cs="Arial"/>
          <w:sz w:val="24"/>
          <w:szCs w:val="24"/>
          <w:lang w:val="ru-RU"/>
        </w:rPr>
        <w:br/>
      </w:r>
      <w:r w:rsidRPr="003079E2">
        <w:rPr>
          <w:rFonts w:ascii="Arial" w:hAnsi="Arial" w:cs="Arial"/>
          <w:sz w:val="24"/>
          <w:szCs w:val="24"/>
          <w:u w:val="single"/>
          <w:lang w:val="ru-RU"/>
        </w:rPr>
        <w:t xml:space="preserve">Q-фактора </w:t>
      </w:r>
      <w:r w:rsidRPr="005A6AEC">
        <w:rPr>
          <w:rFonts w:ascii="Arial" w:hAnsi="Arial" w:cs="Arial"/>
          <w:sz w:val="24"/>
          <w:szCs w:val="24"/>
          <w:u w:val="single"/>
          <w:lang w:val="ru-RU"/>
        </w:rPr>
        <w:t>на квартиру</w:t>
      </w:r>
      <w:bookmarkEnd w:id="29"/>
      <w:r w:rsidRPr="005A6AEC">
        <w:rPr>
          <w:rFonts w:ascii="Arial" w:hAnsi="Arial" w:cs="Arial"/>
          <w:sz w:val="24"/>
          <w:szCs w:val="24"/>
          <w:lang w:val="ru-RU"/>
        </w:rPr>
        <w:t xml:space="preserve"> ра</w:t>
      </w:r>
      <w:r w:rsidRPr="003079E2">
        <w:rPr>
          <w:rFonts w:ascii="Arial" w:hAnsi="Arial" w:cs="Arial"/>
          <w:sz w:val="24"/>
          <w:szCs w:val="24"/>
          <w:lang w:val="ru-RU"/>
        </w:rPr>
        <w:t xml:space="preserve">змер выборки составляет 30% от общего количества отправленных </w:t>
      </w:r>
      <w:proofErr w:type="spellStart"/>
      <w:r w:rsidRPr="003079E2">
        <w:rPr>
          <w:rFonts w:ascii="Arial" w:hAnsi="Arial" w:cs="Arial"/>
          <w:sz w:val="24"/>
          <w:szCs w:val="24"/>
          <w:lang w:val="ru-RU"/>
        </w:rPr>
        <w:t>sms</w:t>
      </w:r>
      <w:proofErr w:type="spellEnd"/>
      <w:r w:rsidRPr="003079E2">
        <w:rPr>
          <w:rFonts w:ascii="Arial" w:hAnsi="Arial" w:cs="Arial"/>
          <w:sz w:val="24"/>
          <w:szCs w:val="24"/>
          <w:lang w:val="ru-RU"/>
        </w:rPr>
        <w:t>-сообщений клиентам;</w:t>
      </w:r>
    </w:p>
    <w:p w14:paraId="7DD152DC" w14:textId="77777777" w:rsidR="0015785D" w:rsidRPr="003079E2" w:rsidRDefault="0015785D" w:rsidP="0015785D">
      <w:pPr>
        <w:pStyle w:val="ab"/>
        <w:numPr>
          <w:ilvl w:val="2"/>
          <w:numId w:val="1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079E2">
        <w:rPr>
          <w:rFonts w:ascii="Arial" w:hAnsi="Arial" w:cs="Arial"/>
          <w:sz w:val="24"/>
          <w:szCs w:val="24"/>
          <w:u w:val="single"/>
          <w:lang w:val="ru-RU"/>
        </w:rPr>
        <w:t>Для оценки NPS и CSI жителя:</w:t>
      </w:r>
    </w:p>
    <w:p w14:paraId="6264C173" w14:textId="77777777" w:rsidR="0015785D" w:rsidRPr="003079E2" w:rsidRDefault="0015785D" w:rsidP="0015785D">
      <w:pPr>
        <w:pStyle w:val="ab"/>
        <w:numPr>
          <w:ilvl w:val="0"/>
          <w:numId w:val="4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079E2">
        <w:rPr>
          <w:rFonts w:ascii="Arial" w:hAnsi="Arial" w:cs="Arial"/>
          <w:sz w:val="24"/>
          <w:szCs w:val="24"/>
          <w:lang w:val="ru-RU"/>
        </w:rPr>
        <w:t xml:space="preserve">если общее количество респондентов не превышает 999 шт. на одну очередь комплекса, то размер выборки составляет 30% от общего количества отправленных </w:t>
      </w:r>
      <w:r w:rsidRPr="003079E2">
        <w:rPr>
          <w:rFonts w:ascii="Arial" w:hAnsi="Arial" w:cs="Arial"/>
          <w:sz w:val="24"/>
          <w:szCs w:val="24"/>
          <w:lang w:val="ru-RU"/>
        </w:rPr>
        <w:br/>
      </w:r>
      <w:proofErr w:type="spellStart"/>
      <w:r w:rsidRPr="003079E2">
        <w:rPr>
          <w:rFonts w:ascii="Arial" w:hAnsi="Arial" w:cs="Arial"/>
          <w:sz w:val="24"/>
          <w:szCs w:val="24"/>
          <w:lang w:val="ru-RU"/>
        </w:rPr>
        <w:t>sms</w:t>
      </w:r>
      <w:proofErr w:type="spellEnd"/>
      <w:r w:rsidRPr="003079E2">
        <w:rPr>
          <w:rFonts w:ascii="Arial" w:hAnsi="Arial" w:cs="Arial"/>
          <w:sz w:val="24"/>
          <w:szCs w:val="24"/>
          <w:lang w:val="ru-RU"/>
        </w:rPr>
        <w:t>-сообщений клиентам;</w:t>
      </w:r>
    </w:p>
    <w:p w14:paraId="4E5E389C" w14:textId="53F9D53E" w:rsidR="0015785D" w:rsidRDefault="0015785D" w:rsidP="0015785D">
      <w:pPr>
        <w:pStyle w:val="ab"/>
        <w:numPr>
          <w:ilvl w:val="0"/>
          <w:numId w:val="4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079E2">
        <w:rPr>
          <w:rFonts w:ascii="Arial" w:hAnsi="Arial" w:cs="Arial"/>
          <w:sz w:val="24"/>
          <w:szCs w:val="24"/>
          <w:lang w:val="ru-RU"/>
        </w:rPr>
        <w:t xml:space="preserve">если общее количество респондентов 1000 и более, то </w:t>
      </w:r>
      <w:bookmarkStart w:id="30" w:name="_Hlk133479721"/>
      <w:r w:rsidRPr="003079E2">
        <w:rPr>
          <w:rFonts w:ascii="Arial" w:hAnsi="Arial" w:cs="Arial"/>
          <w:sz w:val="24"/>
          <w:szCs w:val="24"/>
          <w:lang w:val="ru-RU"/>
        </w:rPr>
        <w:t xml:space="preserve">расчёт размера выборки осуществляется с применением </w:t>
      </w:r>
      <w:bookmarkStart w:id="31" w:name="_Hlk135903294"/>
      <w:r w:rsidRPr="003079E2">
        <w:rPr>
          <w:rFonts w:ascii="Arial" w:hAnsi="Arial" w:cs="Arial"/>
          <w:sz w:val="24"/>
          <w:szCs w:val="24"/>
          <w:lang w:val="ru-RU"/>
        </w:rPr>
        <w:t>онлайн калькулятора</w:t>
      </w:r>
      <w:bookmarkEnd w:id="30"/>
      <w:bookmarkEnd w:id="31"/>
      <w:r w:rsidRPr="003079E2">
        <w:rPr>
          <w:rFonts w:ascii="Arial" w:hAnsi="Arial" w:cs="Arial"/>
          <w:sz w:val="24"/>
          <w:szCs w:val="24"/>
          <w:lang w:val="ru-RU"/>
        </w:rPr>
        <w:t>. Пример результатов расчёта размера выборки приведён в таблице 1.</w:t>
      </w:r>
    </w:p>
    <w:p w14:paraId="0FAE9EBA" w14:textId="77777777" w:rsidR="0015785D" w:rsidRPr="003079E2" w:rsidRDefault="0015785D" w:rsidP="005C1678">
      <w:pPr>
        <w:pStyle w:val="ab"/>
        <w:tabs>
          <w:tab w:val="left" w:pos="851"/>
        </w:tabs>
        <w:spacing w:before="0" w:after="0" w:line="240" w:lineRule="auto"/>
        <w:ind w:left="0"/>
        <w:rPr>
          <w:rFonts w:ascii="Arial" w:hAnsi="Arial" w:cs="Arial"/>
          <w:sz w:val="24"/>
          <w:szCs w:val="24"/>
          <w:lang w:val="ru-RU"/>
        </w:rPr>
      </w:pPr>
      <w:r w:rsidRPr="003079E2">
        <w:rPr>
          <w:rFonts w:ascii="Arial" w:hAnsi="Arial" w:cs="Arial"/>
          <w:sz w:val="24"/>
          <w:szCs w:val="24"/>
          <w:lang w:val="ru-RU"/>
        </w:rPr>
        <w:t>Таблица 1</w:t>
      </w:r>
    </w:p>
    <w:tbl>
      <w:tblPr>
        <w:tblW w:w="9923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1"/>
        <w:gridCol w:w="1661"/>
        <w:gridCol w:w="2144"/>
        <w:gridCol w:w="3017"/>
      </w:tblGrid>
      <w:tr w:rsidR="0015785D" w:rsidRPr="003079E2" w14:paraId="06B86609" w14:textId="77777777" w:rsidTr="003E32FE">
        <w:trPr>
          <w:trHeight w:val="480"/>
        </w:trPr>
        <w:tc>
          <w:tcPr>
            <w:tcW w:w="310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0C082F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Общее количество респондентов (генеральная совокупность)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1DA2B8E9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Доверительная вероятность*</w:t>
            </w:r>
          </w:p>
        </w:tc>
        <w:tc>
          <w:tcPr>
            <w:tcW w:w="2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069C8137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Доверительный интервал*</w:t>
            </w:r>
          </w:p>
        </w:tc>
        <w:tc>
          <w:tcPr>
            <w:tcW w:w="3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15C1CB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Размер выборки</w:t>
            </w:r>
          </w:p>
        </w:tc>
      </w:tr>
      <w:tr w:rsidR="0015785D" w:rsidRPr="003079E2" w14:paraId="070FD176" w14:textId="77777777" w:rsidTr="005C1678">
        <w:tc>
          <w:tcPr>
            <w:tcW w:w="31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2F2036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166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9F3B99F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</w:rPr>
              <w:t>95%</w:t>
            </w:r>
          </w:p>
        </w:tc>
        <w:tc>
          <w:tcPr>
            <w:tcW w:w="214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624C1EE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±5%</w:t>
            </w:r>
          </w:p>
        </w:tc>
        <w:tc>
          <w:tcPr>
            <w:tcW w:w="3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0B801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</w:rPr>
              <w:t>286</w:t>
            </w:r>
          </w:p>
        </w:tc>
      </w:tr>
      <w:tr w:rsidR="0015785D" w:rsidRPr="003079E2" w14:paraId="3D31C791" w14:textId="77777777" w:rsidTr="005C1678">
        <w:tc>
          <w:tcPr>
            <w:tcW w:w="310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E36035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</w:rPr>
              <w:t>1500</w:t>
            </w:r>
          </w:p>
        </w:tc>
        <w:tc>
          <w:tcPr>
            <w:tcW w:w="166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1EE778B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46CE25E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01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3505F0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</w:rPr>
              <w:t>316</w:t>
            </w:r>
          </w:p>
        </w:tc>
      </w:tr>
      <w:tr w:rsidR="0015785D" w:rsidRPr="003079E2" w14:paraId="0F2F099D" w14:textId="77777777" w:rsidTr="005C1678">
        <w:tc>
          <w:tcPr>
            <w:tcW w:w="310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C1D76C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</w:rPr>
              <w:t>2000</w:t>
            </w:r>
          </w:p>
        </w:tc>
        <w:tc>
          <w:tcPr>
            <w:tcW w:w="166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22A97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D8D353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017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2FE347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</w:rPr>
              <w:t>333</w:t>
            </w:r>
          </w:p>
        </w:tc>
      </w:tr>
      <w:tr w:rsidR="0015785D" w:rsidRPr="001862E4" w14:paraId="3832EB54" w14:textId="77777777" w:rsidTr="005C1678">
        <w:tc>
          <w:tcPr>
            <w:tcW w:w="99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909864" w14:textId="77777777" w:rsidR="0015785D" w:rsidRPr="003079E2" w:rsidRDefault="0015785D" w:rsidP="00EF5E81">
            <w:pPr>
              <w:pStyle w:val="ab"/>
              <w:tabs>
                <w:tab w:val="left" w:pos="1134"/>
              </w:tabs>
              <w:spacing w:before="0" w:after="0" w:line="240" w:lineRule="auto"/>
              <w:ind w:left="36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*Примечание - Вышеуказанные значения доверительной вероятности и доверительного интервала установлены как эталонные для Компании, используются для расчёта размера выборки.</w:t>
            </w:r>
          </w:p>
        </w:tc>
      </w:tr>
    </w:tbl>
    <w:p w14:paraId="147AB56F" w14:textId="77777777" w:rsidR="0015785D" w:rsidRPr="003079E2" w:rsidRDefault="0015785D" w:rsidP="0015785D">
      <w:pPr>
        <w:pStyle w:val="ab"/>
        <w:tabs>
          <w:tab w:val="left" w:pos="1134"/>
        </w:tabs>
        <w:spacing w:before="0" w:after="0" w:line="240" w:lineRule="auto"/>
        <w:ind w:left="709"/>
        <w:rPr>
          <w:rFonts w:ascii="Arial" w:hAnsi="Arial" w:cs="Arial"/>
          <w:sz w:val="24"/>
          <w:szCs w:val="24"/>
          <w:lang w:val="ru-RU"/>
        </w:rPr>
      </w:pPr>
      <w:bookmarkStart w:id="32" w:name="_Hlk129006795"/>
    </w:p>
    <w:p w14:paraId="04CF1AB0" w14:textId="1E5CDB55" w:rsidR="0015785D" w:rsidRDefault="0015785D" w:rsidP="008E612F">
      <w:pPr>
        <w:pStyle w:val="ab"/>
        <w:numPr>
          <w:ilvl w:val="2"/>
          <w:numId w:val="1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bookmarkStart w:id="33" w:name="выборка"/>
      <w:r w:rsidRPr="003079E2">
        <w:rPr>
          <w:rFonts w:ascii="Arial" w:hAnsi="Arial" w:cs="Arial"/>
          <w:sz w:val="24"/>
          <w:szCs w:val="24"/>
          <w:lang w:val="ru-RU"/>
        </w:rPr>
        <w:t>Для оценки</w:t>
      </w:r>
      <w:r w:rsidRPr="003079E2">
        <w:rPr>
          <w:rFonts w:ascii="Arial" w:hAnsi="Arial" w:cs="Arial"/>
          <w:sz w:val="24"/>
          <w:szCs w:val="24"/>
          <w:u w:val="single"/>
          <w:lang w:val="ru-RU"/>
        </w:rPr>
        <w:t xml:space="preserve"> NPS бренда в сравнении с конкурентами </w:t>
      </w:r>
      <w:r w:rsidRPr="003079E2">
        <w:rPr>
          <w:rFonts w:ascii="Arial" w:hAnsi="Arial" w:cs="Arial"/>
          <w:sz w:val="24"/>
          <w:szCs w:val="24"/>
          <w:lang w:val="ru-RU"/>
        </w:rPr>
        <w:t>расчёт размера выборки осуществляется с применением онлайн</w:t>
      </w:r>
      <w:r w:rsidR="008C29AF">
        <w:rPr>
          <w:rFonts w:ascii="Arial" w:hAnsi="Arial" w:cs="Arial"/>
          <w:sz w:val="24"/>
          <w:szCs w:val="24"/>
          <w:lang w:val="ru-RU"/>
        </w:rPr>
        <w:t>-</w:t>
      </w:r>
      <w:r w:rsidRPr="003079E2">
        <w:rPr>
          <w:rFonts w:ascii="Arial" w:hAnsi="Arial" w:cs="Arial"/>
          <w:sz w:val="24"/>
          <w:szCs w:val="24"/>
          <w:lang w:val="ru-RU"/>
        </w:rPr>
        <w:t>калькулятора. Для каждого исследования определяется значение генеральной совокупности - численность жителей населенного пункта (например, г. Екатеринбург) в возрастной группе от 18 лет. Пример расчёта размера выборки приведён в таблице 2.</w:t>
      </w:r>
    </w:p>
    <w:bookmarkEnd w:id="33"/>
    <w:p w14:paraId="06116C28" w14:textId="77777777" w:rsidR="0015785D" w:rsidRPr="003079E2" w:rsidRDefault="0015785D" w:rsidP="005C1678">
      <w:pPr>
        <w:pStyle w:val="ab"/>
        <w:tabs>
          <w:tab w:val="left" w:pos="851"/>
        </w:tabs>
        <w:spacing w:before="0" w:after="0" w:line="240" w:lineRule="auto"/>
        <w:ind w:left="0"/>
        <w:rPr>
          <w:rFonts w:ascii="Arial" w:hAnsi="Arial" w:cs="Arial"/>
          <w:sz w:val="24"/>
          <w:szCs w:val="24"/>
          <w:lang w:val="ru-RU"/>
        </w:rPr>
      </w:pPr>
      <w:r w:rsidRPr="003079E2">
        <w:rPr>
          <w:rFonts w:ascii="Arial" w:hAnsi="Arial" w:cs="Arial"/>
          <w:sz w:val="24"/>
          <w:szCs w:val="24"/>
          <w:lang w:val="ru-RU"/>
        </w:rPr>
        <w:t>Таблица 2</w:t>
      </w:r>
    </w:p>
    <w:tbl>
      <w:tblPr>
        <w:tblW w:w="9923" w:type="dxa"/>
        <w:tblInd w:w="-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1701"/>
        <w:gridCol w:w="2126"/>
        <w:gridCol w:w="2977"/>
      </w:tblGrid>
      <w:tr w:rsidR="0015785D" w:rsidRPr="003079E2" w14:paraId="3B508D7A" w14:textId="77777777" w:rsidTr="003E32FE">
        <w:trPr>
          <w:trHeight w:val="480"/>
        </w:trPr>
        <w:tc>
          <w:tcPr>
            <w:tcW w:w="31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6EFA38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Генеральная совокупность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6D821F51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Доверительная вероятность*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vAlign w:val="center"/>
          </w:tcPr>
          <w:p w14:paraId="33F852A0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Доверительный интервал*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DBDB" w:themeFill="accent3" w:themeFillTint="6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8682B0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Размер выборки</w:t>
            </w:r>
          </w:p>
        </w:tc>
      </w:tr>
      <w:tr w:rsidR="0015785D" w:rsidRPr="003079E2" w14:paraId="1522ED26" w14:textId="77777777" w:rsidTr="005C1678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505E9C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5 000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24A3F9E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</w:rPr>
              <w:t>95%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5776C0A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±5%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7874BA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357</w:t>
            </w:r>
          </w:p>
        </w:tc>
      </w:tr>
      <w:tr w:rsidR="0015785D" w:rsidRPr="003079E2" w14:paraId="01C35776" w14:textId="77777777" w:rsidTr="005C1678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F07BA8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10 000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FC4C65A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FA614F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73DBC9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370</w:t>
            </w:r>
          </w:p>
        </w:tc>
      </w:tr>
      <w:tr w:rsidR="0015785D" w:rsidRPr="003079E2" w14:paraId="5715526B" w14:textId="77777777" w:rsidTr="005C1678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FEE824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 xml:space="preserve">50 000 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1C6F3D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E476EA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B2BD50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381</w:t>
            </w:r>
          </w:p>
        </w:tc>
      </w:tr>
      <w:tr w:rsidR="0015785D" w:rsidRPr="003079E2" w14:paraId="31BA5DA7" w14:textId="77777777" w:rsidTr="005C1678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07C117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100 000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C87709E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2F80808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59024F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383</w:t>
            </w:r>
          </w:p>
        </w:tc>
      </w:tr>
      <w:tr w:rsidR="0015785D" w:rsidRPr="003079E2" w14:paraId="1C44FADC" w14:textId="77777777" w:rsidTr="005C1678"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A7980C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500 000 и более</w:t>
            </w:r>
          </w:p>
        </w:tc>
        <w:tc>
          <w:tcPr>
            <w:tcW w:w="17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0F009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1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53D6C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921BE5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384</w:t>
            </w:r>
          </w:p>
        </w:tc>
      </w:tr>
      <w:tr w:rsidR="0015785D" w:rsidRPr="001862E4" w14:paraId="6905CA3F" w14:textId="77777777" w:rsidTr="005C1678">
        <w:trPr>
          <w:trHeight w:val="388"/>
        </w:trPr>
        <w:tc>
          <w:tcPr>
            <w:tcW w:w="992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588C29" w14:textId="77777777" w:rsidR="0015785D" w:rsidRPr="003079E2" w:rsidRDefault="0015785D" w:rsidP="00EF5E81">
            <w:pPr>
              <w:pStyle w:val="ab"/>
              <w:spacing w:after="0" w:line="240" w:lineRule="auto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3079E2">
              <w:rPr>
                <w:rFonts w:ascii="Arial" w:hAnsi="Arial" w:cs="Arial"/>
                <w:sz w:val="20"/>
                <w:szCs w:val="20"/>
                <w:lang w:val="ru-RU"/>
              </w:rPr>
              <w:t>*Примечание - Вышеуказанные значения доверительной вероятности и доверительного интервала установлены как эталонные для Компании, используются для расчёта размера выборки.</w:t>
            </w:r>
          </w:p>
        </w:tc>
      </w:tr>
    </w:tbl>
    <w:p w14:paraId="1E2CCC6C" w14:textId="77777777" w:rsidR="0015785D" w:rsidRDefault="0015785D" w:rsidP="0015785D">
      <w:pPr>
        <w:pStyle w:val="1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rPr>
          <w:rFonts w:ascii="Arial" w:hAnsi="Arial" w:cs="Arial"/>
          <w:b/>
          <w:color w:val="008066"/>
          <w:sz w:val="28"/>
          <w:lang w:val="ru-RU"/>
        </w:rPr>
      </w:pPr>
      <w:bookmarkStart w:id="34" w:name="_Toc168492209"/>
      <w:bookmarkEnd w:id="32"/>
      <w:r w:rsidRPr="00891530">
        <w:rPr>
          <w:rFonts w:ascii="Arial" w:hAnsi="Arial" w:cs="Arial"/>
          <w:b/>
          <w:color w:val="008066"/>
          <w:sz w:val="28"/>
          <w:lang w:val="ru-RU"/>
        </w:rPr>
        <w:lastRenderedPageBreak/>
        <w:t>Проведени</w:t>
      </w:r>
      <w:r>
        <w:rPr>
          <w:rFonts w:ascii="Arial" w:hAnsi="Arial" w:cs="Arial"/>
          <w:b/>
          <w:color w:val="008066"/>
          <w:sz w:val="28"/>
          <w:lang w:val="ru-RU"/>
        </w:rPr>
        <w:t>е</w:t>
      </w:r>
      <w:r w:rsidRPr="00891530">
        <w:rPr>
          <w:rFonts w:ascii="Arial" w:hAnsi="Arial" w:cs="Arial"/>
          <w:b/>
          <w:color w:val="008066"/>
          <w:sz w:val="28"/>
          <w:lang w:val="ru-RU"/>
        </w:rPr>
        <w:t xml:space="preserve"> ис</w:t>
      </w:r>
      <w:r>
        <w:rPr>
          <w:rFonts w:ascii="Arial" w:hAnsi="Arial" w:cs="Arial"/>
          <w:b/>
          <w:color w:val="008066"/>
          <w:sz w:val="28"/>
          <w:lang w:val="ru-RU"/>
        </w:rPr>
        <w:t>с</w:t>
      </w:r>
      <w:r w:rsidRPr="00891530">
        <w:rPr>
          <w:rFonts w:ascii="Arial" w:hAnsi="Arial" w:cs="Arial"/>
          <w:b/>
          <w:color w:val="008066"/>
          <w:sz w:val="28"/>
          <w:lang w:val="ru-RU"/>
        </w:rPr>
        <w:t>ледований</w:t>
      </w:r>
      <w:r>
        <w:rPr>
          <w:rFonts w:ascii="Arial" w:hAnsi="Arial" w:cs="Arial"/>
          <w:b/>
          <w:color w:val="008066"/>
          <w:sz w:val="28"/>
          <w:lang w:val="ru-RU"/>
        </w:rPr>
        <w:t xml:space="preserve"> </w:t>
      </w:r>
      <w:bookmarkStart w:id="35" w:name="_Hlk133916302"/>
      <w:r>
        <w:rPr>
          <w:rFonts w:ascii="Arial" w:hAnsi="Arial" w:cs="Arial"/>
          <w:b/>
          <w:color w:val="008066"/>
          <w:sz w:val="28"/>
          <w:lang w:val="ru-RU"/>
        </w:rPr>
        <w:t>лояльности,</w:t>
      </w:r>
      <w:r w:rsidRPr="00891530">
        <w:rPr>
          <w:rFonts w:ascii="Arial" w:hAnsi="Arial" w:cs="Arial"/>
          <w:b/>
          <w:color w:val="008066"/>
          <w:sz w:val="28"/>
          <w:lang w:val="ru-RU"/>
        </w:rPr>
        <w:t xml:space="preserve"> </w:t>
      </w:r>
      <w:r>
        <w:rPr>
          <w:rFonts w:ascii="Arial" w:hAnsi="Arial" w:cs="Arial"/>
          <w:b/>
          <w:color w:val="008066"/>
          <w:sz w:val="28"/>
          <w:lang w:val="ru-RU"/>
        </w:rPr>
        <w:t>удовлетворенности</w:t>
      </w:r>
      <w:r w:rsidRPr="009B3450">
        <w:rPr>
          <w:rFonts w:ascii="Arial" w:hAnsi="Arial" w:cs="Arial"/>
          <w:b/>
          <w:color w:val="008066"/>
          <w:sz w:val="28"/>
          <w:lang w:val="ru-RU"/>
        </w:rPr>
        <w:t xml:space="preserve"> </w:t>
      </w:r>
      <w:r w:rsidRPr="00891530">
        <w:rPr>
          <w:rFonts w:ascii="Arial" w:hAnsi="Arial" w:cs="Arial"/>
          <w:b/>
          <w:color w:val="008066"/>
          <w:sz w:val="28"/>
          <w:lang w:val="ru-RU"/>
        </w:rPr>
        <w:t>клиентов Компани</w:t>
      </w:r>
      <w:r>
        <w:rPr>
          <w:rFonts w:ascii="Arial" w:hAnsi="Arial" w:cs="Arial"/>
          <w:b/>
          <w:color w:val="008066"/>
          <w:sz w:val="28"/>
          <w:lang w:val="ru-RU"/>
        </w:rPr>
        <w:t xml:space="preserve">и и определение </w:t>
      </w:r>
      <w:r>
        <w:rPr>
          <w:rFonts w:ascii="Arial" w:hAnsi="Arial" w:cs="Arial"/>
          <w:b/>
          <w:color w:val="008066"/>
          <w:sz w:val="28"/>
        </w:rPr>
        <w:t>Q</w:t>
      </w:r>
      <w:r>
        <w:rPr>
          <w:rFonts w:ascii="Arial" w:hAnsi="Arial" w:cs="Arial"/>
          <w:b/>
          <w:color w:val="008066"/>
          <w:sz w:val="28"/>
          <w:lang w:val="ru-RU"/>
        </w:rPr>
        <w:t xml:space="preserve"> – фактора</w:t>
      </w:r>
      <w:bookmarkEnd w:id="34"/>
      <w:r>
        <w:rPr>
          <w:rFonts w:ascii="Arial" w:hAnsi="Arial" w:cs="Arial"/>
          <w:b/>
          <w:color w:val="008066"/>
          <w:sz w:val="28"/>
          <w:lang w:val="ru-RU"/>
        </w:rPr>
        <w:t xml:space="preserve"> </w:t>
      </w:r>
      <w:bookmarkEnd w:id="35"/>
    </w:p>
    <w:p w14:paraId="37AB168A" w14:textId="77777777" w:rsidR="0015785D" w:rsidRPr="00ED558C" w:rsidRDefault="0015785D" w:rsidP="0015785D">
      <w:pPr>
        <w:pStyle w:val="2"/>
        <w:numPr>
          <w:ilvl w:val="1"/>
          <w:numId w:val="1"/>
        </w:numPr>
        <w:tabs>
          <w:tab w:val="left" w:pos="1134"/>
        </w:tabs>
        <w:spacing w:before="240" w:after="120" w:line="240" w:lineRule="auto"/>
        <w:ind w:left="0" w:firstLine="709"/>
        <w:rPr>
          <w:rFonts w:ascii="Arial" w:hAnsi="Arial" w:cs="Arial"/>
          <w:b/>
          <w:color w:val="008066"/>
          <w:sz w:val="28"/>
          <w:szCs w:val="32"/>
          <w:lang w:val="ru-RU"/>
        </w:rPr>
      </w:pPr>
      <w:bookmarkStart w:id="36" w:name="_Toc168492210"/>
      <w:r w:rsidRPr="00ED558C">
        <w:rPr>
          <w:rFonts w:ascii="Arial" w:hAnsi="Arial" w:cs="Arial"/>
          <w:b/>
          <w:color w:val="008066"/>
          <w:sz w:val="28"/>
          <w:szCs w:val="32"/>
          <w:lang w:val="ru-RU"/>
        </w:rPr>
        <w:t>Механизм и периодичность проведения исследований</w:t>
      </w:r>
      <w:bookmarkEnd w:id="36"/>
      <w:r w:rsidRPr="00ED558C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</w:t>
      </w:r>
    </w:p>
    <w:p w14:paraId="398C74AA" w14:textId="77777777" w:rsidR="0015785D" w:rsidRDefault="0015785D" w:rsidP="0015785D">
      <w:pPr>
        <w:pStyle w:val="ab"/>
        <w:numPr>
          <w:ilvl w:val="2"/>
          <w:numId w:val="1"/>
        </w:numPr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64002D">
        <w:rPr>
          <w:rFonts w:ascii="Arial" w:hAnsi="Arial" w:cs="Arial"/>
          <w:sz w:val="24"/>
          <w:szCs w:val="24"/>
          <w:lang w:val="ru-RU"/>
        </w:rPr>
        <w:t xml:space="preserve">Опросы проводятся регулярно путём автоматической рассылки </w:t>
      </w:r>
      <w:r w:rsidRPr="0064002D">
        <w:rPr>
          <w:rFonts w:ascii="Arial" w:hAnsi="Arial" w:cs="Arial"/>
          <w:sz w:val="24"/>
          <w:szCs w:val="24"/>
          <w:lang w:val="ru-RU"/>
        </w:rPr>
        <w:br/>
      </w:r>
      <w:proofErr w:type="spellStart"/>
      <w:r w:rsidRPr="0064002D">
        <w:rPr>
          <w:rFonts w:ascii="Arial" w:hAnsi="Arial" w:cs="Arial"/>
          <w:sz w:val="24"/>
          <w:szCs w:val="24"/>
          <w:lang w:val="ru-RU"/>
        </w:rPr>
        <w:t>sms</w:t>
      </w:r>
      <w:proofErr w:type="spellEnd"/>
      <w:r w:rsidRPr="0064002D">
        <w:rPr>
          <w:rFonts w:ascii="Arial" w:hAnsi="Arial" w:cs="Arial"/>
          <w:sz w:val="24"/>
          <w:szCs w:val="24"/>
          <w:lang w:val="ru-RU"/>
        </w:rPr>
        <w:t xml:space="preserve">-сообщений клиентам Компании при наступлении соответствующего события, приведенного в таблице </w:t>
      </w:r>
      <w:r>
        <w:rPr>
          <w:rFonts w:ascii="Arial" w:hAnsi="Arial" w:cs="Arial"/>
          <w:sz w:val="24"/>
          <w:szCs w:val="24"/>
          <w:lang w:val="ru-RU"/>
        </w:rPr>
        <w:t>3</w:t>
      </w:r>
      <w:r w:rsidRPr="0064002D">
        <w:rPr>
          <w:rFonts w:ascii="Arial" w:hAnsi="Arial" w:cs="Arial"/>
          <w:sz w:val="24"/>
          <w:szCs w:val="24"/>
          <w:lang w:val="ru-RU"/>
        </w:rPr>
        <w:t xml:space="preserve">. </w:t>
      </w:r>
    </w:p>
    <w:p w14:paraId="5C647100" w14:textId="77777777" w:rsidR="0015785D" w:rsidRPr="0064002D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64002D">
        <w:rPr>
          <w:rFonts w:ascii="Arial" w:hAnsi="Arial" w:cs="Arial"/>
          <w:sz w:val="24"/>
          <w:szCs w:val="24"/>
          <w:lang w:val="ru-RU"/>
        </w:rPr>
        <w:t xml:space="preserve">Рассылка осуществляется клиентам, заведенным в 1С. Клиент получает </w:t>
      </w:r>
      <w:proofErr w:type="spellStart"/>
      <w:r w:rsidRPr="0064002D">
        <w:rPr>
          <w:rFonts w:ascii="Arial" w:hAnsi="Arial" w:cs="Arial"/>
          <w:sz w:val="24"/>
          <w:szCs w:val="24"/>
          <w:lang w:val="ru-RU"/>
        </w:rPr>
        <w:t>sms</w:t>
      </w:r>
      <w:proofErr w:type="spellEnd"/>
      <w:r w:rsidRPr="0064002D">
        <w:rPr>
          <w:rFonts w:ascii="Arial" w:hAnsi="Arial" w:cs="Arial"/>
          <w:sz w:val="24"/>
          <w:szCs w:val="24"/>
          <w:lang w:val="ru-RU"/>
        </w:rPr>
        <w:t xml:space="preserve"> со ссылкой на электронную анкету. Рекомендуемые формы анкет приведены в </w:t>
      </w:r>
      <w:r>
        <w:rPr>
          <w:rFonts w:ascii="Arial" w:hAnsi="Arial" w:cs="Arial"/>
          <w:sz w:val="24"/>
          <w:szCs w:val="24"/>
          <w:lang w:val="ru-RU"/>
        </w:rPr>
        <w:br/>
      </w:r>
      <w:hyperlink w:anchor="_Приложение_1_Рекомендуемая" w:history="1">
        <w:r w:rsidRPr="0086586F">
          <w:rPr>
            <w:rStyle w:val="ac"/>
            <w:rFonts w:ascii="Arial" w:hAnsi="Arial" w:cs="Arial"/>
            <w:sz w:val="24"/>
            <w:szCs w:val="24"/>
            <w:lang w:val="ru-RU"/>
          </w:rPr>
          <w:t>приложении 1</w:t>
        </w:r>
      </w:hyperlink>
      <w:r w:rsidRPr="0086586F">
        <w:rPr>
          <w:rFonts w:ascii="Arial" w:hAnsi="Arial" w:cs="Arial"/>
          <w:sz w:val="24"/>
          <w:szCs w:val="24"/>
          <w:lang w:val="ru-RU"/>
        </w:rPr>
        <w:t xml:space="preserve">, </w:t>
      </w:r>
      <w:hyperlink w:anchor="_Приложение_2_Рекомендуемая" w:history="1">
        <w:r w:rsidRPr="0086586F">
          <w:rPr>
            <w:rStyle w:val="ac"/>
            <w:rFonts w:ascii="Arial" w:hAnsi="Arial" w:cs="Arial"/>
            <w:sz w:val="24"/>
            <w:szCs w:val="24"/>
            <w:lang w:val="ru-RU"/>
          </w:rPr>
          <w:t>приложении 2</w:t>
        </w:r>
      </w:hyperlink>
      <w:r w:rsidRPr="0086586F">
        <w:rPr>
          <w:rFonts w:ascii="Arial" w:hAnsi="Arial" w:cs="Arial"/>
          <w:sz w:val="24"/>
          <w:szCs w:val="24"/>
          <w:lang w:val="ru-RU"/>
        </w:rPr>
        <w:t xml:space="preserve"> и </w:t>
      </w:r>
      <w:hyperlink w:anchor="_Приложение_3_Рекомендуемая" w:history="1">
        <w:r w:rsidRPr="0086586F">
          <w:rPr>
            <w:rStyle w:val="ac"/>
            <w:rFonts w:ascii="Arial" w:hAnsi="Arial" w:cs="Arial"/>
            <w:sz w:val="24"/>
            <w:szCs w:val="24"/>
            <w:lang w:val="ru-RU"/>
          </w:rPr>
          <w:t>приложении 3</w:t>
        </w:r>
      </w:hyperlink>
      <w:r w:rsidRPr="0086586F">
        <w:rPr>
          <w:rFonts w:ascii="Arial" w:hAnsi="Arial" w:cs="Arial"/>
          <w:sz w:val="24"/>
          <w:szCs w:val="24"/>
          <w:lang w:val="ru-RU"/>
        </w:rPr>
        <w:t>.</w:t>
      </w:r>
    </w:p>
    <w:p w14:paraId="145005A3" w14:textId="77777777" w:rsidR="0015785D" w:rsidRDefault="0015785D" w:rsidP="003E32FE">
      <w:pPr>
        <w:pStyle w:val="ab"/>
        <w:tabs>
          <w:tab w:val="left" w:pos="1134"/>
        </w:tabs>
        <w:spacing w:before="0" w:after="0" w:line="240" w:lineRule="auto"/>
        <w:ind w:left="0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Таблица 3</w:t>
      </w:r>
    </w:p>
    <w:tbl>
      <w:tblPr>
        <w:tblW w:w="1017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2239"/>
        <w:gridCol w:w="3799"/>
        <w:gridCol w:w="2268"/>
      </w:tblGrid>
      <w:tr w:rsidR="003E32FE" w:rsidRPr="005028F1" w14:paraId="6F32C2CC" w14:textId="77777777" w:rsidTr="003E32FE">
        <w:trPr>
          <w:trHeight w:val="575"/>
          <w:tblHeader/>
        </w:trPr>
        <w:tc>
          <w:tcPr>
            <w:tcW w:w="1872" w:type="dxa"/>
            <w:vAlign w:val="center"/>
          </w:tcPr>
          <w:p w14:paraId="3E7287BF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028F1">
              <w:rPr>
                <w:rFonts w:ascii="Arial" w:hAnsi="Arial" w:cs="Arial"/>
                <w:sz w:val="20"/>
                <w:szCs w:val="20"/>
                <w:lang w:val="ru-RU"/>
              </w:rPr>
              <w:t xml:space="preserve">Виды 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метрик</w:t>
            </w:r>
          </w:p>
        </w:tc>
        <w:tc>
          <w:tcPr>
            <w:tcW w:w="2239" w:type="dxa"/>
            <w:vAlign w:val="center"/>
          </w:tcPr>
          <w:p w14:paraId="4ACE7923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028F1">
              <w:rPr>
                <w:rFonts w:ascii="Arial" w:hAnsi="Arial" w:cs="Arial"/>
                <w:sz w:val="20"/>
                <w:szCs w:val="20"/>
                <w:lang w:val="ru-RU"/>
              </w:rPr>
              <w:t>Событие</w:t>
            </w:r>
          </w:p>
        </w:tc>
        <w:tc>
          <w:tcPr>
            <w:tcW w:w="3799" w:type="dxa"/>
            <w:vAlign w:val="center"/>
          </w:tcPr>
          <w:p w14:paraId="6E0A09E1" w14:textId="77777777" w:rsidR="003E32FE" w:rsidRPr="00056AC9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center"/>
              <w:rPr>
                <w:rFonts w:ascii="Arial" w:hAnsi="Arial" w:cs="Arial"/>
                <w:strike/>
                <w:sz w:val="20"/>
                <w:szCs w:val="20"/>
                <w:lang w:val="ru-RU"/>
              </w:rPr>
            </w:pPr>
            <w:r w:rsidRPr="00056AC9">
              <w:rPr>
                <w:rFonts w:ascii="Arial" w:hAnsi="Arial" w:cs="Arial"/>
                <w:sz w:val="20"/>
                <w:szCs w:val="20"/>
                <w:lang w:val="ru-RU"/>
              </w:rPr>
              <w:t>Подведение итогов</w:t>
            </w:r>
          </w:p>
        </w:tc>
        <w:tc>
          <w:tcPr>
            <w:tcW w:w="2268" w:type="dxa"/>
            <w:vAlign w:val="center"/>
          </w:tcPr>
          <w:p w14:paraId="1229F899" w14:textId="77777777" w:rsidR="003E32FE" w:rsidRPr="00A01334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01334">
              <w:rPr>
                <w:rFonts w:ascii="Arial" w:hAnsi="Arial" w:cs="Arial"/>
                <w:sz w:val="20"/>
                <w:szCs w:val="20"/>
                <w:lang w:val="ru-RU"/>
              </w:rPr>
              <w:t>Тип анкеты</w:t>
            </w:r>
          </w:p>
        </w:tc>
      </w:tr>
      <w:tr w:rsidR="003E32FE" w:rsidRPr="005028F1" w14:paraId="3404B292" w14:textId="77777777" w:rsidTr="003E32FE">
        <w:tc>
          <w:tcPr>
            <w:tcW w:w="1872" w:type="dxa"/>
            <w:vAlign w:val="center"/>
          </w:tcPr>
          <w:p w14:paraId="743AB26F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4216">
              <w:rPr>
                <w:rFonts w:ascii="Arial" w:hAnsi="Arial" w:cs="Arial"/>
                <w:sz w:val="20"/>
                <w:szCs w:val="20"/>
                <w:lang w:val="ru-RU"/>
              </w:rPr>
              <w:t>NPS покупателя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/ </w:t>
            </w:r>
            <w:r w:rsidRPr="00A01334">
              <w:rPr>
                <w:rFonts w:ascii="Arial" w:hAnsi="Arial" w:cs="Arial"/>
                <w:sz w:val="20"/>
                <w:szCs w:val="20"/>
                <w:lang w:val="ru-RU"/>
              </w:rPr>
              <w:t>CSI покупателя</w:t>
            </w:r>
          </w:p>
        </w:tc>
        <w:tc>
          <w:tcPr>
            <w:tcW w:w="2239" w:type="dxa"/>
            <w:vAlign w:val="center"/>
          </w:tcPr>
          <w:p w14:paraId="0ADC4B42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F40CBB">
              <w:rPr>
                <w:rFonts w:ascii="Arial" w:hAnsi="Arial" w:cs="Arial"/>
                <w:sz w:val="20"/>
                <w:szCs w:val="20"/>
                <w:lang w:val="ru-RU"/>
              </w:rPr>
              <w:t>Совершена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</w:t>
            </w:r>
            <w:r w:rsidRPr="00F40CBB">
              <w:rPr>
                <w:rFonts w:ascii="Arial" w:hAnsi="Arial" w:cs="Arial"/>
                <w:sz w:val="20"/>
                <w:szCs w:val="20"/>
                <w:lang w:val="ru-RU"/>
              </w:rPr>
              <w:t>сделка (заключен договор)</w:t>
            </w:r>
          </w:p>
        </w:tc>
        <w:tc>
          <w:tcPr>
            <w:tcW w:w="3799" w:type="dxa"/>
            <w:vAlign w:val="center"/>
          </w:tcPr>
          <w:p w14:paraId="403FCB10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4216">
              <w:rPr>
                <w:rFonts w:ascii="Arial" w:hAnsi="Arial" w:cs="Arial"/>
                <w:sz w:val="20"/>
                <w:szCs w:val="20"/>
                <w:lang w:val="ru-RU"/>
              </w:rPr>
              <w:t>Продано 90</w:t>
            </w:r>
            <w:r w:rsidRPr="005A6AEC">
              <w:rPr>
                <w:rFonts w:ascii="Arial" w:hAnsi="Arial" w:cs="Arial"/>
                <w:sz w:val="20"/>
                <w:szCs w:val="20"/>
                <w:lang w:val="ru-RU"/>
              </w:rPr>
              <w:t>% квартир</w:t>
            </w:r>
            <w:r w:rsidRPr="005A6AEC">
              <w:rPr>
                <w:lang w:val="ru-RU"/>
              </w:rPr>
              <w:t xml:space="preserve"> </w:t>
            </w:r>
            <w:r w:rsidRPr="005A6AEC">
              <w:rPr>
                <w:rFonts w:ascii="Arial" w:hAnsi="Arial" w:cs="Arial"/>
                <w:sz w:val="20"/>
                <w:szCs w:val="20"/>
                <w:lang w:val="ru-RU"/>
              </w:rPr>
              <w:t>и</w:t>
            </w:r>
            <w:r w:rsidRPr="00056AC9">
              <w:rPr>
                <w:rFonts w:ascii="Arial" w:hAnsi="Arial" w:cs="Arial"/>
                <w:sz w:val="20"/>
                <w:szCs w:val="20"/>
                <w:lang w:val="ru-RU"/>
              </w:rPr>
              <w:t xml:space="preserve"> </w:t>
            </w:r>
            <w:r>
              <w:rPr>
                <w:lang w:val="ru-RU"/>
              </w:rPr>
              <w:t>п</w:t>
            </w:r>
            <w:r w:rsidRPr="00056AC9">
              <w:rPr>
                <w:rFonts w:ascii="Arial" w:hAnsi="Arial" w:cs="Arial"/>
                <w:sz w:val="20"/>
                <w:szCs w:val="20"/>
                <w:lang w:val="ru-RU"/>
              </w:rPr>
              <w:t>олучено необходимое количество ответов (согласно размеру выборки)</w:t>
            </w:r>
          </w:p>
        </w:tc>
        <w:tc>
          <w:tcPr>
            <w:tcW w:w="2268" w:type="dxa"/>
            <w:vAlign w:val="center"/>
          </w:tcPr>
          <w:p w14:paraId="6A5E0578" w14:textId="77777777" w:rsidR="003E32FE" w:rsidRPr="00124216" w:rsidRDefault="00D140B0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hyperlink r:id="rId12" w:history="1">
              <w:r w:rsidR="003E32FE" w:rsidRPr="00F16124">
                <w:rPr>
                  <w:rStyle w:val="ac"/>
                  <w:rFonts w:ascii="Arial" w:hAnsi="Arial" w:cs="Arial"/>
                  <w:sz w:val="20"/>
                  <w:szCs w:val="20"/>
                  <w:lang w:val="ru-RU"/>
                </w:rPr>
                <w:t>Анкета №1</w:t>
              </w:r>
            </w:hyperlink>
            <w:r w:rsidR="003E32FE">
              <w:rPr>
                <w:rFonts w:ascii="Arial" w:hAnsi="Arial" w:cs="Arial"/>
                <w:sz w:val="20"/>
                <w:szCs w:val="20"/>
                <w:lang w:val="ru-RU"/>
              </w:rPr>
              <w:t xml:space="preserve"> (приложение 1) </w:t>
            </w:r>
          </w:p>
        </w:tc>
      </w:tr>
      <w:tr w:rsidR="003E32FE" w:rsidRPr="005028F1" w14:paraId="7A5FECF1" w14:textId="77777777" w:rsidTr="003E32FE">
        <w:tc>
          <w:tcPr>
            <w:tcW w:w="1872" w:type="dxa"/>
            <w:vAlign w:val="center"/>
          </w:tcPr>
          <w:p w14:paraId="3CBB2F50" w14:textId="77777777" w:rsidR="003E32FE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028F1">
              <w:rPr>
                <w:rFonts w:ascii="Arial" w:hAnsi="Arial" w:cs="Arial"/>
                <w:sz w:val="20"/>
                <w:szCs w:val="20"/>
                <w:lang w:val="ru-RU"/>
              </w:rPr>
              <w:t>NPS новосела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/ </w:t>
            </w:r>
            <w:r w:rsidRPr="00A01334">
              <w:rPr>
                <w:rFonts w:ascii="Arial" w:hAnsi="Arial" w:cs="Arial"/>
                <w:sz w:val="20"/>
                <w:szCs w:val="20"/>
                <w:lang w:val="ru-RU"/>
              </w:rPr>
              <w:t>CSI новосела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/ </w:t>
            </w:r>
          </w:p>
          <w:p w14:paraId="7412F49D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01334">
              <w:rPr>
                <w:rFonts w:ascii="Arial" w:hAnsi="Arial" w:cs="Arial"/>
                <w:sz w:val="20"/>
                <w:szCs w:val="20"/>
                <w:lang w:val="ru-RU"/>
              </w:rPr>
              <w:t>Q-фактор</w:t>
            </w:r>
          </w:p>
        </w:tc>
        <w:tc>
          <w:tcPr>
            <w:tcW w:w="2239" w:type="dxa"/>
            <w:vAlign w:val="center"/>
          </w:tcPr>
          <w:p w14:paraId="163F2219" w14:textId="3811AA13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FB3EE3">
              <w:rPr>
                <w:rFonts w:ascii="Arial" w:hAnsi="Arial" w:cs="Arial"/>
                <w:sz w:val="20"/>
                <w:szCs w:val="20"/>
                <w:lang w:val="ru-RU"/>
              </w:rPr>
              <w:t xml:space="preserve">Отметка о выдаче </w:t>
            </w:r>
            <w:r w:rsidR="00423F71" w:rsidRPr="00FB3EE3">
              <w:rPr>
                <w:rFonts w:ascii="Arial" w:hAnsi="Arial" w:cs="Arial"/>
                <w:sz w:val="20"/>
                <w:szCs w:val="20"/>
                <w:lang w:val="ru-RU"/>
              </w:rPr>
              <w:t>пакета д</w:t>
            </w:r>
            <w:r w:rsidRPr="00FB3EE3">
              <w:rPr>
                <w:rFonts w:ascii="Arial" w:hAnsi="Arial" w:cs="Arial"/>
                <w:sz w:val="20"/>
                <w:szCs w:val="20"/>
                <w:lang w:val="ru-RU"/>
              </w:rPr>
              <w:t>ок</w:t>
            </w:r>
            <w:r w:rsidR="00423F71" w:rsidRPr="00FB3EE3">
              <w:rPr>
                <w:rFonts w:ascii="Arial" w:hAnsi="Arial" w:cs="Arial"/>
                <w:sz w:val="20"/>
                <w:szCs w:val="20"/>
                <w:lang w:val="ru-RU"/>
              </w:rPr>
              <w:t>ументов клиенту в 1С (закрытие сделки)</w:t>
            </w:r>
            <w:r w:rsidR="00423F71">
              <w:rPr>
                <w:rFonts w:ascii="Arial" w:hAnsi="Arial" w:cs="Arial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3799" w:type="dxa"/>
            <w:vAlign w:val="center"/>
          </w:tcPr>
          <w:p w14:paraId="0F0BE4B0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F40CBB">
              <w:rPr>
                <w:rFonts w:ascii="Arial" w:hAnsi="Arial" w:cs="Arial"/>
                <w:sz w:val="20"/>
                <w:szCs w:val="20"/>
                <w:lang w:val="ru-RU"/>
              </w:rPr>
              <w:t>Выд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ано </w:t>
            </w:r>
            <w:r w:rsidRPr="00F40CBB">
              <w:rPr>
                <w:rFonts w:ascii="Arial" w:hAnsi="Arial" w:cs="Arial"/>
                <w:sz w:val="20"/>
                <w:szCs w:val="20"/>
                <w:lang w:val="ru-RU"/>
              </w:rPr>
              <w:t>90% ключей</w:t>
            </w:r>
            <w:r w:rsidRPr="00056AC9">
              <w:rPr>
                <w:rFonts w:ascii="Arial" w:hAnsi="Arial" w:cs="Arial"/>
                <w:sz w:val="20"/>
                <w:szCs w:val="20"/>
                <w:lang w:val="ru-RU"/>
              </w:rPr>
              <w:t xml:space="preserve"> и </w:t>
            </w:r>
            <w:r>
              <w:rPr>
                <w:lang w:val="ru-RU"/>
              </w:rPr>
              <w:t>п</w:t>
            </w:r>
            <w:r w:rsidRPr="00056AC9">
              <w:rPr>
                <w:rFonts w:ascii="Arial" w:hAnsi="Arial" w:cs="Arial"/>
                <w:sz w:val="20"/>
                <w:szCs w:val="20"/>
                <w:lang w:val="ru-RU"/>
              </w:rPr>
              <w:t>олучено необходимое количество ответов (согласно размеру выборки)</w:t>
            </w:r>
          </w:p>
        </w:tc>
        <w:tc>
          <w:tcPr>
            <w:tcW w:w="2268" w:type="dxa"/>
            <w:vAlign w:val="center"/>
          </w:tcPr>
          <w:p w14:paraId="5650F1FA" w14:textId="77777777" w:rsidR="003E32FE" w:rsidRPr="00F40CBB" w:rsidRDefault="00D140B0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hyperlink r:id="rId13" w:history="1">
              <w:r w:rsidR="003E32FE" w:rsidRPr="00F16124">
                <w:rPr>
                  <w:rStyle w:val="ac"/>
                  <w:rFonts w:ascii="Arial" w:hAnsi="Arial" w:cs="Arial"/>
                  <w:sz w:val="20"/>
                  <w:szCs w:val="20"/>
                  <w:lang w:val="ru-RU"/>
                </w:rPr>
                <w:t>Анкета №2</w:t>
              </w:r>
            </w:hyperlink>
            <w:r w:rsidR="003E32FE">
              <w:rPr>
                <w:rFonts w:ascii="Arial" w:hAnsi="Arial" w:cs="Arial"/>
                <w:sz w:val="20"/>
                <w:szCs w:val="20"/>
                <w:lang w:val="ru-RU"/>
              </w:rPr>
              <w:t xml:space="preserve"> (приложение 2)</w:t>
            </w:r>
          </w:p>
        </w:tc>
      </w:tr>
      <w:tr w:rsidR="003E32FE" w:rsidRPr="00687E64" w14:paraId="3FFED565" w14:textId="77777777" w:rsidTr="003E32FE">
        <w:tc>
          <w:tcPr>
            <w:tcW w:w="1872" w:type="dxa"/>
            <w:vAlign w:val="center"/>
          </w:tcPr>
          <w:p w14:paraId="3FF2BD69" w14:textId="77777777" w:rsidR="003E32FE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028F1">
              <w:rPr>
                <w:rFonts w:ascii="Arial" w:hAnsi="Arial" w:cs="Arial"/>
                <w:sz w:val="20"/>
                <w:szCs w:val="20"/>
                <w:lang w:val="ru-RU"/>
              </w:rPr>
              <w:t>NPS жителя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/ </w:t>
            </w:r>
          </w:p>
          <w:p w14:paraId="5E594101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01334">
              <w:rPr>
                <w:rFonts w:ascii="Arial" w:hAnsi="Arial" w:cs="Arial"/>
                <w:sz w:val="20"/>
                <w:szCs w:val="20"/>
                <w:lang w:val="ru-RU"/>
              </w:rPr>
              <w:t>CSI жителя</w:t>
            </w:r>
          </w:p>
        </w:tc>
        <w:tc>
          <w:tcPr>
            <w:tcW w:w="2239" w:type="dxa"/>
            <w:vAlign w:val="center"/>
          </w:tcPr>
          <w:p w14:paraId="211FB7BB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Прошёл 1 год после подписания </w:t>
            </w:r>
            <w:r w:rsidRPr="00F40CBB">
              <w:rPr>
                <w:rFonts w:ascii="Arial" w:hAnsi="Arial" w:cs="Arial"/>
                <w:sz w:val="20"/>
                <w:szCs w:val="20"/>
                <w:lang w:val="ru-RU"/>
              </w:rPr>
              <w:t>Акт приёмки – передачи объекта</w:t>
            </w:r>
          </w:p>
        </w:tc>
        <w:tc>
          <w:tcPr>
            <w:tcW w:w="3799" w:type="dxa"/>
          </w:tcPr>
          <w:p w14:paraId="58D837C8" w14:textId="77777777" w:rsidR="003E32FE" w:rsidRPr="005028F1" w:rsidRDefault="003E32FE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124216">
              <w:rPr>
                <w:rFonts w:ascii="Arial" w:hAnsi="Arial" w:cs="Arial"/>
                <w:sz w:val="20"/>
                <w:szCs w:val="20"/>
                <w:lang w:val="ru-RU"/>
              </w:rPr>
              <w:t>Получено необходимое количество ответов (согласно размеру выборки), но не ранее 2 недель и не позднее 1 месяца после начала рассылки</w:t>
            </w:r>
          </w:p>
        </w:tc>
        <w:tc>
          <w:tcPr>
            <w:tcW w:w="2268" w:type="dxa"/>
            <w:vAlign w:val="center"/>
          </w:tcPr>
          <w:p w14:paraId="79E0CBFE" w14:textId="77777777" w:rsidR="003E32FE" w:rsidRPr="00124216" w:rsidRDefault="00D140B0" w:rsidP="00EF5E81">
            <w:pPr>
              <w:pStyle w:val="ab"/>
              <w:tabs>
                <w:tab w:val="left" w:pos="1134"/>
              </w:tabs>
              <w:spacing w:before="0" w:after="0"/>
              <w:ind w:left="0"/>
              <w:jc w:val="left"/>
              <w:rPr>
                <w:rFonts w:ascii="Arial" w:hAnsi="Arial" w:cs="Arial"/>
                <w:sz w:val="20"/>
                <w:szCs w:val="20"/>
                <w:lang w:val="ru-RU"/>
              </w:rPr>
            </w:pPr>
            <w:hyperlink r:id="rId14" w:history="1">
              <w:r w:rsidR="003E32FE" w:rsidRPr="00F16124">
                <w:rPr>
                  <w:rStyle w:val="ac"/>
                  <w:rFonts w:ascii="Arial" w:hAnsi="Arial" w:cs="Arial"/>
                  <w:sz w:val="20"/>
                  <w:szCs w:val="20"/>
                  <w:lang w:val="ru-RU"/>
                </w:rPr>
                <w:t>Анкета №3</w:t>
              </w:r>
            </w:hyperlink>
            <w:r w:rsidR="003E32FE">
              <w:rPr>
                <w:rFonts w:ascii="Arial" w:hAnsi="Arial" w:cs="Arial"/>
                <w:sz w:val="20"/>
                <w:szCs w:val="20"/>
                <w:lang w:val="ru-RU"/>
              </w:rPr>
              <w:t xml:space="preserve"> (приложение 3)</w:t>
            </w:r>
          </w:p>
        </w:tc>
      </w:tr>
    </w:tbl>
    <w:p w14:paraId="2E4D62ED" w14:textId="77777777" w:rsidR="0015785D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</w:p>
    <w:p w14:paraId="69D8F2C4" w14:textId="77777777" w:rsidR="0015785D" w:rsidRPr="00E221EA" w:rsidRDefault="0015785D" w:rsidP="0015785D">
      <w:pPr>
        <w:pStyle w:val="ab"/>
        <w:numPr>
          <w:ilvl w:val="2"/>
          <w:numId w:val="1"/>
        </w:numPr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221EA">
        <w:rPr>
          <w:rFonts w:ascii="Arial" w:hAnsi="Arial" w:cs="Arial"/>
          <w:sz w:val="24"/>
          <w:szCs w:val="24"/>
          <w:lang w:val="ru-RU"/>
        </w:rPr>
        <w:t xml:space="preserve">Данные из анкет поступают в автоматическую обработку в соответствии с </w:t>
      </w:r>
      <w:r w:rsidRPr="002053C4">
        <w:rPr>
          <w:rFonts w:ascii="Arial" w:hAnsi="Arial" w:cs="Arial"/>
          <w:sz w:val="24"/>
          <w:szCs w:val="24"/>
          <w:lang w:val="ru-RU"/>
        </w:rPr>
        <w:t>методологи</w:t>
      </w:r>
      <w:r>
        <w:rPr>
          <w:rFonts w:ascii="Arial" w:hAnsi="Arial" w:cs="Arial"/>
          <w:sz w:val="24"/>
          <w:szCs w:val="24"/>
          <w:lang w:val="ru-RU"/>
        </w:rPr>
        <w:t>ей</w:t>
      </w:r>
      <w:r w:rsidRPr="002053C4">
        <w:rPr>
          <w:rFonts w:ascii="Arial" w:hAnsi="Arial" w:cs="Arial"/>
          <w:sz w:val="24"/>
          <w:szCs w:val="24"/>
          <w:lang w:val="ru-RU"/>
        </w:rPr>
        <w:t xml:space="preserve"> ра</w:t>
      </w:r>
      <w:r w:rsidRPr="00E221EA">
        <w:rPr>
          <w:rFonts w:ascii="Arial" w:hAnsi="Arial" w:cs="Arial"/>
          <w:sz w:val="24"/>
          <w:szCs w:val="24"/>
          <w:lang w:val="ru-RU"/>
        </w:rPr>
        <w:t>счёта, приведенным:</w:t>
      </w:r>
    </w:p>
    <w:p w14:paraId="42E62CC8" w14:textId="77777777" w:rsidR="0015785D" w:rsidRPr="00E221EA" w:rsidRDefault="0015785D" w:rsidP="0015785D">
      <w:pPr>
        <w:pStyle w:val="ab"/>
        <w:numPr>
          <w:ilvl w:val="0"/>
          <w:numId w:val="7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221EA">
        <w:rPr>
          <w:rFonts w:ascii="Arial" w:hAnsi="Arial" w:cs="Arial"/>
          <w:sz w:val="24"/>
          <w:szCs w:val="24"/>
          <w:lang w:val="ru-RU"/>
        </w:rPr>
        <w:t xml:space="preserve">в разделе </w:t>
      </w:r>
      <w:r>
        <w:rPr>
          <w:rFonts w:ascii="Arial" w:hAnsi="Arial" w:cs="Arial"/>
          <w:sz w:val="24"/>
          <w:szCs w:val="24"/>
          <w:lang w:val="ru-RU"/>
        </w:rPr>
        <w:t>6.2</w:t>
      </w:r>
      <w:r w:rsidRPr="00E221EA">
        <w:rPr>
          <w:rFonts w:ascii="Arial" w:hAnsi="Arial" w:cs="Arial"/>
          <w:sz w:val="24"/>
          <w:szCs w:val="24"/>
          <w:lang w:val="ru-RU"/>
        </w:rPr>
        <w:t xml:space="preserve"> для NPS;</w:t>
      </w:r>
    </w:p>
    <w:p w14:paraId="1350DDDC" w14:textId="77777777" w:rsidR="0015785D" w:rsidRPr="00E221EA" w:rsidRDefault="0015785D" w:rsidP="0015785D">
      <w:pPr>
        <w:pStyle w:val="ab"/>
        <w:numPr>
          <w:ilvl w:val="0"/>
          <w:numId w:val="7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221EA">
        <w:rPr>
          <w:rFonts w:ascii="Arial" w:hAnsi="Arial" w:cs="Arial"/>
          <w:sz w:val="24"/>
          <w:szCs w:val="24"/>
          <w:lang w:val="ru-RU"/>
        </w:rPr>
        <w:t xml:space="preserve">в разделе </w:t>
      </w:r>
      <w:r>
        <w:rPr>
          <w:rFonts w:ascii="Arial" w:hAnsi="Arial" w:cs="Arial"/>
          <w:sz w:val="24"/>
          <w:szCs w:val="24"/>
          <w:lang w:val="ru-RU"/>
        </w:rPr>
        <w:t>6.3</w:t>
      </w:r>
      <w:r w:rsidRPr="00E221EA">
        <w:rPr>
          <w:rFonts w:ascii="Arial" w:hAnsi="Arial" w:cs="Arial"/>
          <w:sz w:val="24"/>
          <w:szCs w:val="24"/>
          <w:lang w:val="ru-RU"/>
        </w:rPr>
        <w:t xml:space="preserve"> для </w:t>
      </w:r>
      <w:r w:rsidRPr="00E221EA">
        <w:rPr>
          <w:rFonts w:ascii="Arial" w:hAnsi="Arial" w:cs="Arial"/>
          <w:sz w:val="24"/>
          <w:szCs w:val="24"/>
        </w:rPr>
        <w:t>C</w:t>
      </w:r>
      <w:r w:rsidRPr="00E221EA">
        <w:rPr>
          <w:rFonts w:ascii="Arial" w:hAnsi="Arial" w:cs="Arial"/>
          <w:sz w:val="24"/>
          <w:szCs w:val="24"/>
          <w:lang w:val="ru-RU"/>
        </w:rPr>
        <w:t>S</w:t>
      </w:r>
      <w:r w:rsidRPr="00E221EA">
        <w:rPr>
          <w:rFonts w:ascii="Arial" w:hAnsi="Arial" w:cs="Arial"/>
          <w:sz w:val="24"/>
          <w:szCs w:val="24"/>
        </w:rPr>
        <w:t>I</w:t>
      </w:r>
      <w:r w:rsidRPr="00E221EA">
        <w:rPr>
          <w:rFonts w:ascii="Arial" w:hAnsi="Arial" w:cs="Arial"/>
          <w:sz w:val="24"/>
          <w:szCs w:val="24"/>
          <w:lang w:val="ru-RU"/>
        </w:rPr>
        <w:t>;</w:t>
      </w:r>
    </w:p>
    <w:p w14:paraId="205BF54D" w14:textId="77777777" w:rsidR="0015785D" w:rsidRPr="00E221EA" w:rsidRDefault="0015785D" w:rsidP="0015785D">
      <w:pPr>
        <w:pStyle w:val="ab"/>
        <w:numPr>
          <w:ilvl w:val="0"/>
          <w:numId w:val="7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221EA">
        <w:rPr>
          <w:rFonts w:ascii="Arial" w:hAnsi="Arial" w:cs="Arial"/>
          <w:sz w:val="24"/>
          <w:szCs w:val="24"/>
          <w:lang w:val="ru-RU"/>
        </w:rPr>
        <w:t xml:space="preserve">в разделе </w:t>
      </w:r>
      <w:r>
        <w:rPr>
          <w:rFonts w:ascii="Arial" w:hAnsi="Arial" w:cs="Arial"/>
          <w:sz w:val="24"/>
          <w:szCs w:val="24"/>
          <w:lang w:val="ru-RU"/>
        </w:rPr>
        <w:t>6.4</w:t>
      </w:r>
      <w:r w:rsidRPr="00E221EA">
        <w:rPr>
          <w:rFonts w:ascii="Arial" w:hAnsi="Arial" w:cs="Arial"/>
          <w:sz w:val="24"/>
          <w:szCs w:val="24"/>
          <w:lang w:val="ru-RU"/>
        </w:rPr>
        <w:t xml:space="preserve"> для </w:t>
      </w:r>
      <w:r w:rsidRPr="00E221EA">
        <w:rPr>
          <w:rFonts w:ascii="Arial" w:hAnsi="Arial" w:cs="Arial"/>
          <w:sz w:val="24"/>
          <w:szCs w:val="24"/>
        </w:rPr>
        <w:t>Q</w:t>
      </w:r>
      <w:r w:rsidRPr="00E221EA">
        <w:rPr>
          <w:rFonts w:ascii="Arial" w:hAnsi="Arial" w:cs="Arial"/>
          <w:sz w:val="24"/>
          <w:szCs w:val="24"/>
          <w:lang w:val="ru-RU"/>
        </w:rPr>
        <w:t xml:space="preserve">-фактора. </w:t>
      </w:r>
    </w:p>
    <w:p w14:paraId="02DE3D2E" w14:textId="77777777" w:rsidR="0015785D" w:rsidRPr="00EA0B7B" w:rsidRDefault="0015785D" w:rsidP="0015785D">
      <w:pPr>
        <w:pStyle w:val="2"/>
        <w:numPr>
          <w:ilvl w:val="1"/>
          <w:numId w:val="1"/>
        </w:numPr>
        <w:tabs>
          <w:tab w:val="left" w:pos="1134"/>
        </w:tabs>
        <w:spacing w:before="240" w:after="120" w:line="240" w:lineRule="auto"/>
        <w:ind w:left="0" w:firstLine="709"/>
        <w:rPr>
          <w:rFonts w:ascii="Arial" w:hAnsi="Arial" w:cs="Arial"/>
          <w:b/>
          <w:color w:val="008066"/>
          <w:sz w:val="28"/>
          <w:szCs w:val="32"/>
          <w:lang w:val="ru-RU"/>
        </w:rPr>
      </w:pPr>
      <w:bookmarkStart w:id="37" w:name="_Hlk129077922"/>
      <w:bookmarkStart w:id="38" w:name="_Toc168492211"/>
      <w:r w:rsidRPr="00A66C98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Методология 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р</w:t>
      </w:r>
      <w:r w:rsidRPr="00EA0B7B">
        <w:rPr>
          <w:rFonts w:ascii="Arial" w:hAnsi="Arial" w:cs="Arial"/>
          <w:b/>
          <w:color w:val="008066"/>
          <w:sz w:val="28"/>
          <w:szCs w:val="32"/>
          <w:lang w:val="ru-RU"/>
        </w:rPr>
        <w:t>асчет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а</w:t>
      </w:r>
      <w:r w:rsidRPr="000202C7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и</w:t>
      </w:r>
      <w:r w:rsidRPr="000202C7">
        <w:rPr>
          <w:rFonts w:ascii="Arial" w:hAnsi="Arial" w:cs="Arial"/>
          <w:b/>
          <w:color w:val="008066"/>
          <w:sz w:val="28"/>
          <w:szCs w:val="32"/>
          <w:lang w:val="ru-RU"/>
        </w:rPr>
        <w:t>ндекс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а</w:t>
      </w:r>
      <w:r w:rsidRPr="000202C7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потребительской лояльности</w:t>
      </w:r>
      <w:r w:rsidRPr="00EA0B7B">
        <w:rPr>
          <w:lang w:val="ru-RU"/>
        </w:rPr>
        <w:t xml:space="preserve"> </w:t>
      </w:r>
      <w:bookmarkEnd w:id="37"/>
      <w:r w:rsidRPr="00BC7AC7">
        <w:rPr>
          <w:rFonts w:ascii="Arial" w:hAnsi="Arial" w:cs="Arial"/>
          <w:b/>
          <w:color w:val="008066"/>
          <w:sz w:val="28"/>
          <w:szCs w:val="32"/>
          <w:lang w:val="ru-RU"/>
        </w:rPr>
        <w:t>NPS</w:t>
      </w:r>
      <w:bookmarkEnd w:id="38"/>
    </w:p>
    <w:p w14:paraId="22DDB5A6" w14:textId="77777777" w:rsidR="0015785D" w:rsidRPr="00B35342" w:rsidRDefault="0015785D" w:rsidP="0015785D">
      <w:pPr>
        <w:pStyle w:val="ab"/>
        <w:numPr>
          <w:ilvl w:val="2"/>
          <w:numId w:val="37"/>
        </w:numPr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9489B">
        <w:rPr>
          <w:rFonts w:ascii="Arial" w:hAnsi="Arial" w:cs="Arial"/>
          <w:sz w:val="24"/>
          <w:szCs w:val="24"/>
          <w:lang w:val="ru-RU"/>
        </w:rPr>
        <w:t xml:space="preserve">В Компании применяется общий подход к </w:t>
      </w:r>
      <w:r w:rsidRPr="00B35342">
        <w:rPr>
          <w:rFonts w:ascii="Arial" w:hAnsi="Arial" w:cs="Arial"/>
          <w:sz w:val="24"/>
          <w:szCs w:val="24"/>
          <w:lang w:val="ru-RU"/>
        </w:rPr>
        <w:t>расчёту по следующим видам NPS:</w:t>
      </w:r>
    </w:p>
    <w:p w14:paraId="2E8E7407" w14:textId="77777777" w:rsidR="0015785D" w:rsidRPr="00B35342" w:rsidRDefault="0015785D" w:rsidP="0015785D">
      <w:pPr>
        <w:pStyle w:val="ab"/>
        <w:numPr>
          <w:ilvl w:val="2"/>
          <w:numId w:val="38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B35342">
        <w:rPr>
          <w:rFonts w:ascii="Arial" w:hAnsi="Arial" w:cs="Arial"/>
          <w:sz w:val="24"/>
          <w:szCs w:val="24"/>
          <w:lang w:val="ru-RU"/>
        </w:rPr>
        <w:t>NPS покупателя к Компании;</w:t>
      </w:r>
    </w:p>
    <w:p w14:paraId="2A060F67" w14:textId="77777777" w:rsidR="0015785D" w:rsidRPr="00B35342" w:rsidRDefault="0015785D" w:rsidP="0015785D">
      <w:pPr>
        <w:pStyle w:val="ab"/>
        <w:numPr>
          <w:ilvl w:val="2"/>
          <w:numId w:val="38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B35342">
        <w:rPr>
          <w:rFonts w:ascii="Arial" w:hAnsi="Arial" w:cs="Arial"/>
          <w:sz w:val="24"/>
          <w:szCs w:val="24"/>
          <w:lang w:val="ru-RU"/>
        </w:rPr>
        <w:t>NPS новосёла к Компании;</w:t>
      </w:r>
    </w:p>
    <w:p w14:paraId="4589BA9C" w14:textId="77777777" w:rsidR="0015785D" w:rsidRPr="00B35342" w:rsidRDefault="0015785D" w:rsidP="0015785D">
      <w:pPr>
        <w:pStyle w:val="ab"/>
        <w:numPr>
          <w:ilvl w:val="2"/>
          <w:numId w:val="38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B35342">
        <w:rPr>
          <w:rFonts w:ascii="Arial" w:hAnsi="Arial" w:cs="Arial"/>
          <w:sz w:val="24"/>
          <w:szCs w:val="24"/>
          <w:lang w:val="ru-RU"/>
        </w:rPr>
        <w:t>NPS новосёла к продукту;</w:t>
      </w:r>
    </w:p>
    <w:p w14:paraId="4FC8C47E" w14:textId="77777777" w:rsidR="0015785D" w:rsidRPr="00B35342" w:rsidRDefault="0015785D" w:rsidP="0015785D">
      <w:pPr>
        <w:pStyle w:val="ab"/>
        <w:numPr>
          <w:ilvl w:val="2"/>
          <w:numId w:val="38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B35342">
        <w:rPr>
          <w:rFonts w:ascii="Arial" w:hAnsi="Arial" w:cs="Arial"/>
          <w:sz w:val="24"/>
          <w:szCs w:val="24"/>
          <w:lang w:val="ru-RU"/>
        </w:rPr>
        <w:t>NPS жителя к Компании;</w:t>
      </w:r>
    </w:p>
    <w:p w14:paraId="6426FD19" w14:textId="77777777" w:rsidR="0015785D" w:rsidRPr="00B35342" w:rsidRDefault="0015785D" w:rsidP="0015785D">
      <w:pPr>
        <w:pStyle w:val="ab"/>
        <w:numPr>
          <w:ilvl w:val="2"/>
          <w:numId w:val="38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B35342">
        <w:rPr>
          <w:rFonts w:ascii="Arial" w:hAnsi="Arial" w:cs="Arial"/>
          <w:sz w:val="24"/>
          <w:szCs w:val="24"/>
          <w:lang w:val="ru-RU"/>
        </w:rPr>
        <w:t>NPS жителя к продукту;</w:t>
      </w:r>
    </w:p>
    <w:p w14:paraId="46C8946E" w14:textId="77777777" w:rsidR="0015785D" w:rsidRPr="00B35342" w:rsidRDefault="0015785D" w:rsidP="0015785D">
      <w:pPr>
        <w:pStyle w:val="ab"/>
        <w:numPr>
          <w:ilvl w:val="2"/>
          <w:numId w:val="38"/>
        </w:numPr>
        <w:tabs>
          <w:tab w:val="left" w:pos="851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B35342">
        <w:rPr>
          <w:rFonts w:ascii="Arial" w:hAnsi="Arial" w:cs="Arial"/>
          <w:sz w:val="24"/>
          <w:szCs w:val="24"/>
          <w:lang w:val="ru-RU"/>
        </w:rPr>
        <w:t>NPS жителя к УК.</w:t>
      </w:r>
    </w:p>
    <w:p w14:paraId="17F30C77" w14:textId="78B4C246" w:rsidR="0015785D" w:rsidRPr="00FB3EE3" w:rsidRDefault="0015785D" w:rsidP="0015785D">
      <w:pPr>
        <w:pStyle w:val="ab"/>
        <w:numPr>
          <w:ilvl w:val="2"/>
          <w:numId w:val="37"/>
        </w:numPr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Сбор</w:t>
      </w:r>
      <w:r w:rsidRPr="00E9489B">
        <w:rPr>
          <w:rFonts w:ascii="Arial" w:hAnsi="Arial" w:cs="Arial"/>
          <w:sz w:val="24"/>
          <w:szCs w:val="24"/>
          <w:lang w:val="ru-RU"/>
        </w:rPr>
        <w:t xml:space="preserve"> данных осуществляется в автоматическом режиме</w:t>
      </w:r>
      <w:r>
        <w:rPr>
          <w:rFonts w:ascii="Arial" w:hAnsi="Arial" w:cs="Arial"/>
          <w:sz w:val="24"/>
          <w:szCs w:val="24"/>
          <w:lang w:val="ru-RU"/>
        </w:rPr>
        <w:t xml:space="preserve"> на </w:t>
      </w:r>
      <w:r w:rsidR="000C13EB" w:rsidRPr="000C13EB">
        <w:rPr>
          <w:rFonts w:ascii="Arial" w:hAnsi="Arial" w:cs="Arial"/>
          <w:sz w:val="24"/>
          <w:szCs w:val="24"/>
          <w:lang w:val="ru-RU"/>
        </w:rPr>
        <w:t xml:space="preserve">Платформе </w:t>
      </w:r>
      <w:r w:rsidR="000C13EB" w:rsidRPr="00FB3EE3">
        <w:rPr>
          <w:rFonts w:ascii="Arial" w:hAnsi="Arial" w:cs="Arial"/>
          <w:sz w:val="24"/>
          <w:szCs w:val="24"/>
          <w:lang w:val="ru-RU"/>
        </w:rPr>
        <w:t>Атом.Аналитика</w:t>
      </w:r>
      <w:r w:rsidRPr="00FB3EE3">
        <w:rPr>
          <w:rFonts w:ascii="Arial" w:hAnsi="Arial" w:cs="Arial"/>
          <w:sz w:val="24"/>
          <w:szCs w:val="24"/>
          <w:lang w:val="ru-RU"/>
        </w:rPr>
        <w:t xml:space="preserve">: </w:t>
      </w:r>
    </w:p>
    <w:p w14:paraId="6231F62A" w14:textId="65847DA1" w:rsidR="0015785D" w:rsidRDefault="0015785D" w:rsidP="0015785D">
      <w:pPr>
        <w:pStyle w:val="ab"/>
        <w:numPr>
          <w:ilvl w:val="0"/>
          <w:numId w:val="43"/>
        </w:numPr>
        <w:tabs>
          <w:tab w:val="left" w:pos="709"/>
          <w:tab w:val="left" w:pos="993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B96AEC">
        <w:rPr>
          <w:rFonts w:ascii="Arial" w:hAnsi="Arial" w:cs="Arial"/>
          <w:sz w:val="24"/>
          <w:szCs w:val="24"/>
          <w:lang w:val="ru-RU"/>
        </w:rPr>
        <w:t>Для определения показателя NPS респондент</w:t>
      </w:r>
      <w:r>
        <w:rPr>
          <w:rFonts w:ascii="Arial" w:hAnsi="Arial" w:cs="Arial"/>
          <w:sz w:val="24"/>
          <w:szCs w:val="24"/>
          <w:lang w:val="ru-RU"/>
        </w:rPr>
        <w:t>у</w:t>
      </w:r>
      <w:r w:rsidRPr="00B96AEC">
        <w:rPr>
          <w:rFonts w:ascii="Arial" w:hAnsi="Arial" w:cs="Arial"/>
          <w:sz w:val="24"/>
          <w:szCs w:val="24"/>
          <w:lang w:val="ru-RU"/>
        </w:rPr>
        <w:t xml:space="preserve"> </w:t>
      </w:r>
      <w:r>
        <w:rPr>
          <w:rFonts w:ascii="Arial" w:hAnsi="Arial" w:cs="Arial"/>
          <w:sz w:val="24"/>
          <w:szCs w:val="24"/>
          <w:lang w:val="ru-RU"/>
        </w:rPr>
        <w:t>предлагается оценить</w:t>
      </w:r>
      <w:r w:rsidRPr="00581121">
        <w:rPr>
          <w:rFonts w:ascii="Arial" w:hAnsi="Arial" w:cs="Arial"/>
          <w:sz w:val="24"/>
          <w:szCs w:val="24"/>
          <w:lang w:val="ru-RU"/>
        </w:rPr>
        <w:t xml:space="preserve"> по шкале от 0 до 10 вероятность того, что </w:t>
      </w:r>
      <w:r>
        <w:rPr>
          <w:rFonts w:ascii="Arial" w:hAnsi="Arial" w:cs="Arial"/>
          <w:sz w:val="24"/>
          <w:szCs w:val="24"/>
          <w:lang w:val="ru-RU"/>
        </w:rPr>
        <w:t>он</w:t>
      </w:r>
      <w:r w:rsidRPr="00581121">
        <w:rPr>
          <w:rFonts w:ascii="Arial" w:hAnsi="Arial" w:cs="Arial"/>
          <w:sz w:val="24"/>
          <w:szCs w:val="24"/>
          <w:lang w:val="ru-RU"/>
        </w:rPr>
        <w:t xml:space="preserve"> порекомендует компанию</w:t>
      </w:r>
      <w:r>
        <w:rPr>
          <w:rFonts w:ascii="Arial" w:hAnsi="Arial" w:cs="Arial"/>
          <w:sz w:val="24"/>
          <w:szCs w:val="24"/>
          <w:lang w:val="ru-RU"/>
        </w:rPr>
        <w:t>/продукт/УК</w:t>
      </w:r>
      <w:r w:rsidRPr="00581121">
        <w:rPr>
          <w:rFonts w:ascii="Arial" w:hAnsi="Arial" w:cs="Arial"/>
          <w:sz w:val="24"/>
          <w:szCs w:val="24"/>
          <w:lang w:val="ru-RU"/>
        </w:rPr>
        <w:t xml:space="preserve"> друзьям и знакомым</w:t>
      </w:r>
      <w:r w:rsidRPr="00B96AEC">
        <w:rPr>
          <w:rFonts w:ascii="Arial" w:hAnsi="Arial" w:cs="Arial"/>
          <w:sz w:val="24"/>
          <w:szCs w:val="24"/>
          <w:lang w:val="ru-RU"/>
        </w:rPr>
        <w:t>. Ответы сегментируются по группам ответов:</w:t>
      </w:r>
    </w:p>
    <w:p w14:paraId="31BD874B" w14:textId="77777777" w:rsidR="0015785D" w:rsidRPr="00581121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992"/>
        <w:rPr>
          <w:rFonts w:ascii="Arial" w:hAnsi="Arial" w:cs="Arial"/>
          <w:sz w:val="24"/>
          <w:szCs w:val="24"/>
          <w:lang w:val="ru-RU"/>
        </w:rPr>
      </w:pPr>
      <w:r w:rsidRPr="00581121">
        <w:rPr>
          <w:rFonts w:ascii="Arial" w:hAnsi="Arial" w:cs="Arial"/>
          <w:sz w:val="24"/>
          <w:szCs w:val="24"/>
          <w:lang w:val="ru-RU"/>
        </w:rPr>
        <w:t>9-10 баллов — «сторонники»</w:t>
      </w:r>
      <w:r>
        <w:rPr>
          <w:rFonts w:ascii="Arial" w:hAnsi="Arial" w:cs="Arial"/>
          <w:sz w:val="24"/>
          <w:szCs w:val="24"/>
          <w:lang w:val="ru-RU"/>
        </w:rPr>
        <w:t xml:space="preserve"> («промоутеры»);</w:t>
      </w:r>
    </w:p>
    <w:p w14:paraId="4EFC2083" w14:textId="77777777" w:rsidR="0015785D" w:rsidRPr="00581121" w:rsidRDefault="0015785D" w:rsidP="0015785D">
      <w:pPr>
        <w:pStyle w:val="ab"/>
        <w:tabs>
          <w:tab w:val="left" w:pos="1134"/>
        </w:tabs>
        <w:spacing w:before="0" w:after="0" w:line="240" w:lineRule="auto"/>
        <w:ind w:left="0" w:firstLine="992"/>
        <w:rPr>
          <w:rFonts w:ascii="Arial" w:hAnsi="Arial" w:cs="Arial"/>
          <w:sz w:val="24"/>
          <w:szCs w:val="24"/>
          <w:lang w:val="ru-RU"/>
        </w:rPr>
      </w:pPr>
      <w:r w:rsidRPr="00581121">
        <w:rPr>
          <w:rFonts w:ascii="Arial" w:hAnsi="Arial" w:cs="Arial"/>
          <w:sz w:val="24"/>
          <w:szCs w:val="24"/>
          <w:lang w:val="ru-RU"/>
        </w:rPr>
        <w:t>7-8 баллов — «нейтрал</w:t>
      </w:r>
      <w:r>
        <w:rPr>
          <w:rFonts w:ascii="Arial" w:hAnsi="Arial" w:cs="Arial"/>
          <w:sz w:val="24"/>
          <w:szCs w:val="24"/>
          <w:lang w:val="ru-RU"/>
        </w:rPr>
        <w:t>ьные</w:t>
      </w:r>
      <w:r w:rsidRPr="00581121">
        <w:rPr>
          <w:rFonts w:ascii="Arial" w:hAnsi="Arial" w:cs="Arial"/>
          <w:sz w:val="24"/>
          <w:szCs w:val="24"/>
          <w:lang w:val="ru-RU"/>
        </w:rPr>
        <w:t>»</w:t>
      </w:r>
      <w:r>
        <w:rPr>
          <w:rFonts w:ascii="Arial" w:hAnsi="Arial" w:cs="Arial"/>
          <w:sz w:val="24"/>
          <w:szCs w:val="24"/>
          <w:lang w:val="ru-RU"/>
        </w:rPr>
        <w:t>;</w:t>
      </w:r>
    </w:p>
    <w:p w14:paraId="39781A61" w14:textId="77777777" w:rsidR="0015785D" w:rsidRPr="00581121" w:rsidRDefault="0015785D" w:rsidP="0015785D">
      <w:pPr>
        <w:pStyle w:val="ab"/>
        <w:numPr>
          <w:ilvl w:val="1"/>
          <w:numId w:val="42"/>
        </w:numPr>
        <w:tabs>
          <w:tab w:val="left" w:pos="1134"/>
        </w:tabs>
        <w:spacing w:before="0" w:after="0" w:line="240" w:lineRule="auto"/>
        <w:rPr>
          <w:rFonts w:ascii="Arial" w:hAnsi="Arial" w:cs="Arial"/>
          <w:sz w:val="24"/>
          <w:szCs w:val="24"/>
          <w:lang w:val="ru-RU"/>
        </w:rPr>
      </w:pPr>
      <w:r w:rsidRPr="00581121">
        <w:rPr>
          <w:rFonts w:ascii="Arial" w:hAnsi="Arial" w:cs="Arial"/>
          <w:sz w:val="24"/>
          <w:szCs w:val="24"/>
          <w:lang w:val="ru-RU"/>
        </w:rPr>
        <w:lastRenderedPageBreak/>
        <w:t>баллов — «критики»</w:t>
      </w:r>
      <w:r>
        <w:rPr>
          <w:rFonts w:ascii="Arial" w:hAnsi="Arial" w:cs="Arial"/>
          <w:sz w:val="24"/>
          <w:szCs w:val="24"/>
          <w:lang w:val="ru-RU"/>
        </w:rPr>
        <w:t>.</w:t>
      </w:r>
    </w:p>
    <w:p w14:paraId="4F98DE71" w14:textId="77777777" w:rsidR="0015785D" w:rsidRDefault="0015785D" w:rsidP="0015785D">
      <w:pPr>
        <w:pStyle w:val="ab"/>
        <w:numPr>
          <w:ilvl w:val="0"/>
          <w:numId w:val="43"/>
        </w:numPr>
        <w:tabs>
          <w:tab w:val="left" w:pos="993"/>
        </w:tabs>
        <w:spacing w:before="0" w:after="0" w:line="240" w:lineRule="auto"/>
        <w:rPr>
          <w:rFonts w:ascii="Arial" w:hAnsi="Arial" w:cs="Arial"/>
          <w:sz w:val="24"/>
          <w:szCs w:val="24"/>
          <w:lang w:val="ru-RU"/>
        </w:rPr>
      </w:pPr>
      <w:bookmarkStart w:id="39" w:name="_Hlk133504686"/>
      <w:r w:rsidRPr="00B35342">
        <w:rPr>
          <w:rFonts w:ascii="Arial" w:hAnsi="Arial" w:cs="Arial"/>
          <w:sz w:val="24"/>
          <w:szCs w:val="24"/>
          <w:lang w:val="ru-RU"/>
        </w:rPr>
        <w:t>Все ответы приравниваются к 100%.</w:t>
      </w:r>
    </w:p>
    <w:bookmarkEnd w:id="39"/>
    <w:p w14:paraId="369A81C6" w14:textId="77777777" w:rsidR="0015785D" w:rsidRPr="00B35342" w:rsidRDefault="0015785D" w:rsidP="0015785D">
      <w:pPr>
        <w:pStyle w:val="ab"/>
        <w:numPr>
          <w:ilvl w:val="0"/>
          <w:numId w:val="43"/>
        </w:numPr>
        <w:tabs>
          <w:tab w:val="left" w:pos="993"/>
        </w:tabs>
        <w:spacing w:before="0" w:after="0" w:line="240" w:lineRule="auto"/>
        <w:rPr>
          <w:rFonts w:ascii="Arial" w:hAnsi="Arial" w:cs="Arial"/>
          <w:sz w:val="24"/>
          <w:szCs w:val="24"/>
          <w:lang w:val="ru-RU"/>
        </w:rPr>
      </w:pPr>
      <w:r w:rsidRPr="00B35342">
        <w:rPr>
          <w:rFonts w:ascii="Arial" w:hAnsi="Arial" w:cs="Arial"/>
          <w:sz w:val="24"/>
          <w:szCs w:val="24"/>
          <w:lang w:val="ru-RU"/>
        </w:rPr>
        <w:t xml:space="preserve">Вычисляется процент по каждому сегменту ответов. </w:t>
      </w:r>
    </w:p>
    <w:p w14:paraId="607151E8" w14:textId="77777777" w:rsidR="0015785D" w:rsidRPr="00B35342" w:rsidRDefault="0015785D" w:rsidP="0015785D">
      <w:pPr>
        <w:pStyle w:val="ab"/>
        <w:numPr>
          <w:ilvl w:val="0"/>
          <w:numId w:val="43"/>
        </w:numPr>
        <w:tabs>
          <w:tab w:val="left" w:pos="993"/>
        </w:tabs>
        <w:spacing w:before="0" w:after="0" w:line="240" w:lineRule="auto"/>
        <w:rPr>
          <w:rFonts w:ascii="Arial" w:hAnsi="Arial" w:cs="Arial"/>
          <w:sz w:val="24"/>
          <w:szCs w:val="24"/>
          <w:lang w:val="ru-RU"/>
        </w:rPr>
      </w:pPr>
      <w:r w:rsidRPr="00B35342">
        <w:rPr>
          <w:rFonts w:ascii="Arial" w:hAnsi="Arial" w:cs="Arial"/>
          <w:sz w:val="24"/>
          <w:szCs w:val="24"/>
          <w:lang w:val="ru-RU"/>
        </w:rPr>
        <w:t>Рассчитывается NPS:</w:t>
      </w:r>
    </w:p>
    <w:p w14:paraId="76602E55" w14:textId="77777777" w:rsidR="0015785D" w:rsidRDefault="0015785D" w:rsidP="0015785D">
      <w:pPr>
        <w:pStyle w:val="ab"/>
        <w:tabs>
          <w:tab w:val="left" w:pos="709"/>
          <w:tab w:val="left" w:pos="993"/>
        </w:tabs>
        <w:spacing w:after="120" w:line="240" w:lineRule="auto"/>
        <w:ind w:left="709"/>
        <w:contextualSpacing w:val="0"/>
        <w:jc w:val="center"/>
        <w:rPr>
          <w:rFonts w:ascii="Arial" w:hAnsi="Arial" w:cs="Arial"/>
          <w:i/>
          <w:sz w:val="24"/>
          <w:szCs w:val="24"/>
          <w:lang w:val="ru-RU"/>
        </w:rPr>
      </w:pPr>
      <w:r w:rsidRPr="00627739">
        <w:rPr>
          <w:rFonts w:ascii="Arial" w:hAnsi="Arial" w:cs="Arial"/>
          <w:i/>
          <w:sz w:val="24"/>
          <w:szCs w:val="24"/>
          <w:lang w:val="ru-RU"/>
        </w:rPr>
        <w:t>NPS = % «сторонников» - % «критиков» (нейтральные не учитываются).</w:t>
      </w:r>
    </w:p>
    <w:p w14:paraId="62DE7926" w14:textId="77777777" w:rsidR="0015785D" w:rsidRPr="00CF2B0A" w:rsidRDefault="0015785D" w:rsidP="0015785D">
      <w:pPr>
        <w:pStyle w:val="ab"/>
        <w:numPr>
          <w:ilvl w:val="0"/>
          <w:numId w:val="43"/>
        </w:numPr>
        <w:tabs>
          <w:tab w:val="left" w:pos="709"/>
          <w:tab w:val="left" w:pos="851"/>
          <w:tab w:val="left" w:pos="993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Для получения практических выводов респондентам задается дополнительный вопрос: «Что необходимо сделать, чтобы ваша оценка в следующий раз была «10»?».</w:t>
      </w:r>
    </w:p>
    <w:p w14:paraId="0BDA93D4" w14:textId="77777777" w:rsidR="0015785D" w:rsidRPr="00C01108" w:rsidRDefault="0015785D" w:rsidP="0015785D">
      <w:pPr>
        <w:pStyle w:val="ab"/>
        <w:numPr>
          <w:ilvl w:val="2"/>
          <w:numId w:val="37"/>
        </w:numPr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C01108">
        <w:rPr>
          <w:rFonts w:ascii="Arial" w:hAnsi="Arial" w:cs="Arial"/>
          <w:sz w:val="24"/>
          <w:szCs w:val="24"/>
          <w:lang w:val="ru-RU"/>
        </w:rPr>
        <w:t xml:space="preserve">Обработка </w:t>
      </w:r>
      <w:r>
        <w:rPr>
          <w:rFonts w:ascii="Arial" w:hAnsi="Arial" w:cs="Arial"/>
          <w:sz w:val="24"/>
          <w:szCs w:val="24"/>
          <w:lang w:val="ru-RU"/>
        </w:rPr>
        <w:t xml:space="preserve">и оценка </w:t>
      </w:r>
      <w:r w:rsidRPr="00C01108">
        <w:rPr>
          <w:rFonts w:ascii="Arial" w:hAnsi="Arial" w:cs="Arial"/>
          <w:sz w:val="24"/>
          <w:szCs w:val="24"/>
          <w:lang w:val="ru-RU"/>
        </w:rPr>
        <w:t>результатов исследований осуществляется в со</w:t>
      </w:r>
      <w:r>
        <w:rPr>
          <w:rFonts w:ascii="Arial" w:hAnsi="Arial" w:cs="Arial"/>
          <w:sz w:val="24"/>
          <w:szCs w:val="24"/>
          <w:lang w:val="ru-RU"/>
        </w:rPr>
        <w:t>ответст</w:t>
      </w:r>
      <w:r w:rsidRPr="00C01108">
        <w:rPr>
          <w:rFonts w:ascii="Arial" w:hAnsi="Arial" w:cs="Arial"/>
          <w:sz w:val="24"/>
          <w:szCs w:val="24"/>
          <w:lang w:val="ru-RU"/>
        </w:rPr>
        <w:t xml:space="preserve">вии </w:t>
      </w:r>
      <w:hyperlink w:anchor="_Обработка_и_оценка" w:history="1">
        <w:r w:rsidRPr="00A16E4F">
          <w:rPr>
            <w:rStyle w:val="ac"/>
            <w:rFonts w:ascii="Arial" w:hAnsi="Arial" w:cs="Arial"/>
            <w:sz w:val="24"/>
            <w:szCs w:val="24"/>
            <w:lang w:val="ru-RU"/>
          </w:rPr>
          <w:t>с 6.5 настоящей методики</w:t>
        </w:r>
      </w:hyperlink>
      <w:r w:rsidRPr="00C01108">
        <w:rPr>
          <w:rFonts w:ascii="Arial" w:hAnsi="Arial" w:cs="Arial"/>
          <w:sz w:val="24"/>
          <w:szCs w:val="24"/>
          <w:lang w:val="ru-RU"/>
        </w:rPr>
        <w:t>.</w:t>
      </w:r>
    </w:p>
    <w:p w14:paraId="5B65EA81" w14:textId="77777777" w:rsidR="0015785D" w:rsidRDefault="0015785D" w:rsidP="0015785D">
      <w:pPr>
        <w:pStyle w:val="2"/>
        <w:numPr>
          <w:ilvl w:val="1"/>
          <w:numId w:val="1"/>
        </w:numPr>
        <w:tabs>
          <w:tab w:val="left" w:pos="1134"/>
        </w:tabs>
        <w:spacing w:before="240" w:after="120" w:line="240" w:lineRule="auto"/>
        <w:ind w:left="0" w:firstLine="709"/>
        <w:rPr>
          <w:rFonts w:ascii="Arial" w:hAnsi="Arial" w:cs="Arial"/>
          <w:b/>
          <w:color w:val="008066"/>
          <w:sz w:val="28"/>
          <w:szCs w:val="32"/>
          <w:lang w:val="ru-RU"/>
        </w:rPr>
      </w:pPr>
      <w:bookmarkStart w:id="40" w:name="_Toc168492212"/>
      <w:r w:rsidRPr="00EA7535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Методология 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расчёта и</w:t>
      </w:r>
      <w:r w:rsidRPr="00336F8B">
        <w:rPr>
          <w:rFonts w:ascii="Arial" w:hAnsi="Arial" w:cs="Arial"/>
          <w:b/>
          <w:color w:val="008066"/>
          <w:sz w:val="28"/>
          <w:szCs w:val="32"/>
          <w:lang w:val="ru-RU"/>
        </w:rPr>
        <w:t>ндекс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а</w:t>
      </w:r>
      <w:r w:rsidRPr="00336F8B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удовлетворенности потребителя CSI</w:t>
      </w:r>
      <w:bookmarkEnd w:id="40"/>
    </w:p>
    <w:p w14:paraId="6FE2436F" w14:textId="77777777" w:rsidR="0015785D" w:rsidRPr="00BB0E23" w:rsidRDefault="0015785D" w:rsidP="0015785D">
      <w:pPr>
        <w:pStyle w:val="3"/>
        <w:numPr>
          <w:ilvl w:val="2"/>
          <w:numId w:val="1"/>
        </w:numPr>
        <w:spacing w:before="240" w:after="120" w:line="240" w:lineRule="auto"/>
        <w:ind w:left="0" w:firstLine="709"/>
        <w:rPr>
          <w:rFonts w:ascii="Arial" w:hAnsi="Arial" w:cs="Arial"/>
          <w:b/>
          <w:color w:val="008066"/>
          <w:sz w:val="28"/>
          <w:szCs w:val="32"/>
          <w:lang w:val="ru-RU"/>
        </w:rPr>
      </w:pPr>
      <w:bookmarkStart w:id="41" w:name="_Toc168492213"/>
      <w:r>
        <w:rPr>
          <w:rFonts w:ascii="Arial" w:hAnsi="Arial" w:cs="Arial"/>
          <w:b/>
          <w:color w:val="008066"/>
          <w:sz w:val="28"/>
          <w:szCs w:val="32"/>
          <w:lang w:val="ru-RU"/>
        </w:rPr>
        <w:t>Определение п</w:t>
      </w:r>
      <w:r w:rsidRPr="00BB0E23">
        <w:rPr>
          <w:rFonts w:ascii="Arial" w:hAnsi="Arial" w:cs="Arial"/>
          <w:b/>
          <w:color w:val="008066"/>
          <w:sz w:val="28"/>
          <w:szCs w:val="32"/>
          <w:lang w:val="ru-RU"/>
        </w:rPr>
        <w:t>араметр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ов</w:t>
      </w:r>
      <w:r w:rsidRPr="00BB0E23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для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проведения</w:t>
      </w:r>
      <w:r w:rsidRPr="00BB0E23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оценки CSI</w:t>
      </w:r>
      <w:bookmarkEnd w:id="41"/>
    </w:p>
    <w:p w14:paraId="5641DABB" w14:textId="73C406FB" w:rsidR="0015785D" w:rsidRDefault="0015785D" w:rsidP="00531F0A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>Для проведения исследования удовлетворенности (</w:t>
      </w:r>
      <w:r>
        <w:rPr>
          <w:rFonts w:ascii="Arial" w:eastAsiaTheme="minorHAnsi" w:hAnsi="Arial" w:cs="Arial"/>
          <w:sz w:val="24"/>
          <w:szCs w:val="24"/>
        </w:rPr>
        <w:t>CSI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) необходимо </w:t>
      </w:r>
      <w:r w:rsidRPr="009C3FB2">
        <w:rPr>
          <w:rFonts w:ascii="Arial" w:eastAsiaTheme="minorHAnsi" w:hAnsi="Arial" w:cs="Arial"/>
          <w:sz w:val="24"/>
          <w:szCs w:val="24"/>
          <w:lang w:val="ru-RU"/>
        </w:rPr>
        <w:t xml:space="preserve">определить параметры 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Компании, продукта и услуг, по которым клиенты будут проводить оценку. Параметры определяются с точки зрения выгод </w:t>
      </w:r>
      <w:r w:rsidR="00531F0A">
        <w:rPr>
          <w:rFonts w:ascii="Arial" w:eastAsiaTheme="minorHAnsi" w:hAnsi="Arial" w:cs="Arial"/>
          <w:sz w:val="24"/>
          <w:szCs w:val="24"/>
          <w:lang w:val="ru-RU"/>
        </w:rPr>
        <w:t>клиента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. </w:t>
      </w:r>
    </w:p>
    <w:p w14:paraId="377116DE" w14:textId="58D6224E" w:rsidR="0015785D" w:rsidRDefault="00FB3EE3" w:rsidP="00531F0A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FB3EE3">
        <w:rPr>
          <w:rFonts w:ascii="Arial" w:eastAsiaTheme="minorHAnsi" w:hAnsi="Arial" w:cs="Arial"/>
          <w:sz w:val="24"/>
          <w:szCs w:val="24"/>
          <w:lang w:val="ru-RU"/>
        </w:rPr>
        <w:t xml:space="preserve">Руководитель отдела клиентского опыта </w:t>
      </w:r>
      <w:r w:rsidR="0015785D" w:rsidRPr="004615DE">
        <w:rPr>
          <w:rFonts w:ascii="Arial" w:eastAsiaTheme="minorHAnsi" w:hAnsi="Arial" w:cs="Arial"/>
          <w:sz w:val="24"/>
          <w:szCs w:val="24"/>
          <w:lang w:val="ru-RU"/>
        </w:rPr>
        <w:t xml:space="preserve">организует </w:t>
      </w:r>
      <w:r w:rsidR="0015785D" w:rsidRPr="008A3B5C">
        <w:rPr>
          <w:rFonts w:ascii="Arial" w:eastAsiaTheme="minorHAnsi" w:hAnsi="Arial" w:cs="Arial"/>
          <w:sz w:val="24"/>
          <w:szCs w:val="24"/>
          <w:lang w:val="ru-RU"/>
        </w:rPr>
        <w:t xml:space="preserve">и контролирует процедуру выбора параметров не реже, чем 1 раз в 3 года. </w:t>
      </w:r>
    </w:p>
    <w:p w14:paraId="088721D0" w14:textId="1861C042" w:rsidR="0015785D" w:rsidRPr="008A3B5C" w:rsidRDefault="0015785D" w:rsidP="00531F0A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8A3B5C">
        <w:rPr>
          <w:rFonts w:ascii="Arial" w:eastAsiaTheme="minorHAnsi" w:hAnsi="Arial" w:cs="Arial"/>
          <w:sz w:val="24"/>
          <w:szCs w:val="24"/>
          <w:lang w:val="ru-RU"/>
        </w:rPr>
        <w:t xml:space="preserve">Выбор параметров происходит </w:t>
      </w:r>
      <w:r>
        <w:rPr>
          <w:rFonts w:ascii="Arial" w:eastAsiaTheme="minorHAnsi" w:hAnsi="Arial" w:cs="Arial"/>
          <w:sz w:val="24"/>
          <w:szCs w:val="24"/>
          <w:lang w:val="ru-RU"/>
        </w:rPr>
        <w:t>на основе</w:t>
      </w:r>
      <w:r w:rsidRPr="008A3B5C">
        <w:rPr>
          <w:rFonts w:ascii="Arial" w:eastAsiaTheme="minorHAnsi" w:hAnsi="Arial" w:cs="Arial"/>
          <w:sz w:val="24"/>
          <w:szCs w:val="24"/>
          <w:lang w:val="ru-RU"/>
        </w:rPr>
        <w:t xml:space="preserve"> анализа глубинных интервью клиентов (покупатель, новос</w:t>
      </w:r>
      <w:r w:rsidR="00B40B49">
        <w:rPr>
          <w:rFonts w:ascii="Arial" w:eastAsiaTheme="minorHAnsi" w:hAnsi="Arial" w:cs="Arial"/>
          <w:sz w:val="24"/>
          <w:szCs w:val="24"/>
          <w:lang w:val="ru-RU"/>
        </w:rPr>
        <w:t>е</w:t>
      </w:r>
      <w:r w:rsidRPr="008A3B5C">
        <w:rPr>
          <w:rFonts w:ascii="Arial" w:eastAsiaTheme="minorHAnsi" w:hAnsi="Arial" w:cs="Arial"/>
          <w:sz w:val="24"/>
          <w:szCs w:val="24"/>
          <w:lang w:val="ru-RU"/>
        </w:rPr>
        <w:t xml:space="preserve">л, житель) и сотрудников, реализующих услугу </w:t>
      </w:r>
      <w:r w:rsidRPr="005A6AEC">
        <w:rPr>
          <w:rFonts w:ascii="Arial" w:eastAsiaTheme="minorHAnsi" w:hAnsi="Arial" w:cs="Arial"/>
          <w:sz w:val="24"/>
          <w:szCs w:val="24"/>
          <w:lang w:val="ru-RU"/>
        </w:rPr>
        <w:t>(с</w:t>
      </w:r>
      <w:r w:rsidR="00531F0A" w:rsidRPr="005A6AEC">
        <w:rPr>
          <w:rFonts w:ascii="Arial" w:eastAsiaTheme="minorHAnsi" w:hAnsi="Arial" w:cs="Arial"/>
          <w:sz w:val="24"/>
          <w:szCs w:val="24"/>
          <w:lang w:val="ru-RU"/>
        </w:rPr>
        <w:t>отрудников</w:t>
      </w:r>
      <w:r w:rsidR="005A6AEC">
        <w:rPr>
          <w:rFonts w:ascii="Arial" w:eastAsiaTheme="minorHAnsi" w:hAnsi="Arial" w:cs="Arial"/>
          <w:sz w:val="24"/>
          <w:szCs w:val="24"/>
          <w:lang w:val="ru-RU"/>
        </w:rPr>
        <w:t xml:space="preserve"> отдела продаж</w:t>
      </w:r>
      <w:r w:rsidRPr="005A6AEC">
        <w:rPr>
          <w:rFonts w:ascii="Arial" w:eastAsiaTheme="minorHAnsi" w:hAnsi="Arial" w:cs="Arial"/>
          <w:sz w:val="24"/>
          <w:szCs w:val="24"/>
          <w:lang w:val="ru-RU"/>
        </w:rPr>
        <w:t xml:space="preserve"> </w:t>
      </w:r>
      <w:r w:rsidR="00531F0A" w:rsidRPr="005A6AEC">
        <w:rPr>
          <w:rFonts w:ascii="Arial" w:eastAsiaTheme="minorHAnsi" w:hAnsi="Arial" w:cs="Arial"/>
          <w:sz w:val="24"/>
          <w:szCs w:val="24"/>
          <w:lang w:val="ru-RU"/>
        </w:rPr>
        <w:t>ООО «</w:t>
      </w:r>
      <w:r w:rsidRPr="005A6AEC">
        <w:rPr>
          <w:rFonts w:ascii="Arial" w:eastAsiaTheme="minorHAnsi" w:hAnsi="Arial" w:cs="Arial"/>
          <w:sz w:val="24"/>
          <w:szCs w:val="24"/>
          <w:lang w:val="ru-RU"/>
        </w:rPr>
        <w:t>АН</w:t>
      </w:r>
      <w:r w:rsidR="00531F0A" w:rsidRPr="005A6AEC">
        <w:rPr>
          <w:rFonts w:ascii="Arial" w:eastAsiaTheme="minorHAnsi" w:hAnsi="Arial" w:cs="Arial"/>
          <w:sz w:val="24"/>
          <w:szCs w:val="24"/>
          <w:lang w:val="ru-RU"/>
        </w:rPr>
        <w:t xml:space="preserve"> «АТОМ»</w:t>
      </w:r>
      <w:r w:rsidR="00B40B49">
        <w:rPr>
          <w:rFonts w:ascii="Arial" w:eastAsiaTheme="minorHAnsi" w:hAnsi="Arial" w:cs="Arial"/>
          <w:sz w:val="24"/>
          <w:szCs w:val="24"/>
          <w:lang w:val="ru-RU"/>
        </w:rPr>
        <w:t>;</w:t>
      </w:r>
      <w:r w:rsidRPr="005A6AEC">
        <w:rPr>
          <w:rFonts w:ascii="Arial" w:eastAsiaTheme="minorHAnsi" w:hAnsi="Arial" w:cs="Arial"/>
          <w:sz w:val="24"/>
          <w:szCs w:val="24"/>
          <w:lang w:val="ru-RU"/>
        </w:rPr>
        <w:t xml:space="preserve"> </w:t>
      </w:r>
      <w:r w:rsidR="00FB3EE3">
        <w:rPr>
          <w:rFonts w:ascii="Arial" w:eastAsiaTheme="minorHAnsi" w:hAnsi="Arial" w:cs="Arial"/>
          <w:sz w:val="24"/>
          <w:szCs w:val="24"/>
          <w:lang w:val="ru-RU"/>
        </w:rPr>
        <w:t xml:space="preserve">сотрудников претензионной службы; </w:t>
      </w:r>
      <w:r w:rsidR="00531F0A" w:rsidRPr="005A6AEC">
        <w:rPr>
          <w:rFonts w:ascii="Arial" w:eastAsiaTheme="minorHAnsi" w:hAnsi="Arial" w:cs="Arial"/>
          <w:sz w:val="24"/>
          <w:szCs w:val="24"/>
          <w:lang w:val="ru-RU"/>
        </w:rPr>
        <w:t>сотрудников</w:t>
      </w:r>
      <w:r w:rsidRPr="005A6AEC">
        <w:rPr>
          <w:rFonts w:ascii="Arial" w:eastAsiaTheme="minorHAnsi" w:hAnsi="Arial" w:cs="Arial"/>
          <w:sz w:val="24"/>
          <w:szCs w:val="24"/>
          <w:lang w:val="ru-RU"/>
        </w:rPr>
        <w:t xml:space="preserve"> </w:t>
      </w:r>
      <w:r w:rsidR="00531F0A" w:rsidRPr="005A6AEC">
        <w:rPr>
          <w:rFonts w:ascii="Arial" w:eastAsiaTheme="minorHAnsi" w:hAnsi="Arial" w:cs="Arial"/>
          <w:sz w:val="24"/>
          <w:szCs w:val="24"/>
          <w:lang w:val="ru-RU"/>
        </w:rPr>
        <w:t>Компании, осуществляющих передачу объекта</w:t>
      </w:r>
      <w:r w:rsidR="00B40B49">
        <w:rPr>
          <w:rFonts w:ascii="Arial" w:eastAsiaTheme="minorHAnsi" w:hAnsi="Arial" w:cs="Arial"/>
          <w:sz w:val="24"/>
          <w:szCs w:val="24"/>
          <w:lang w:val="ru-RU"/>
        </w:rPr>
        <w:t>;</w:t>
      </w:r>
      <w:r w:rsidR="00531F0A" w:rsidRPr="005A6AEC">
        <w:rPr>
          <w:rFonts w:ascii="Arial" w:eastAsiaTheme="minorHAnsi" w:hAnsi="Arial" w:cs="Arial"/>
          <w:sz w:val="24"/>
          <w:szCs w:val="24"/>
          <w:lang w:val="ru-RU"/>
        </w:rPr>
        <w:t xml:space="preserve"> </w:t>
      </w:r>
      <w:r w:rsidR="00FB3EE3">
        <w:rPr>
          <w:rFonts w:ascii="Arial" w:eastAsiaTheme="minorHAnsi" w:hAnsi="Arial" w:cs="Arial"/>
          <w:sz w:val="24"/>
          <w:szCs w:val="24"/>
          <w:lang w:val="ru-RU"/>
        </w:rPr>
        <w:t>других сотрудники подразделений Компании, которые взаимодействуют с клиентом;</w:t>
      </w:r>
      <w:r w:rsidR="00FB3EE3" w:rsidRPr="005A6AEC">
        <w:rPr>
          <w:rFonts w:ascii="Arial" w:eastAsiaTheme="minorHAnsi" w:hAnsi="Arial" w:cs="Arial"/>
          <w:sz w:val="24"/>
          <w:szCs w:val="24"/>
          <w:lang w:val="ru-RU"/>
        </w:rPr>
        <w:t xml:space="preserve"> </w:t>
      </w:r>
      <w:r w:rsidR="00531F0A" w:rsidRPr="005A6AEC">
        <w:rPr>
          <w:rFonts w:ascii="Arial" w:eastAsiaTheme="minorHAnsi" w:hAnsi="Arial" w:cs="Arial"/>
          <w:sz w:val="24"/>
          <w:szCs w:val="24"/>
          <w:lang w:val="ru-RU"/>
        </w:rPr>
        <w:t xml:space="preserve">сотрудников </w:t>
      </w:r>
      <w:r w:rsidRPr="005A6AEC">
        <w:rPr>
          <w:rFonts w:ascii="Arial" w:eastAsiaTheme="minorHAnsi" w:hAnsi="Arial" w:cs="Arial"/>
          <w:sz w:val="24"/>
          <w:szCs w:val="24"/>
          <w:lang w:val="ru-RU"/>
        </w:rPr>
        <w:t xml:space="preserve">УК). </w:t>
      </w:r>
    </w:p>
    <w:p w14:paraId="4328CFE6" w14:textId="77777777" w:rsidR="0015785D" w:rsidRPr="002053C4" w:rsidRDefault="0015785D" w:rsidP="00531F0A">
      <w:pPr>
        <w:spacing w:after="0" w:line="24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2053C4">
        <w:rPr>
          <w:rFonts w:ascii="Arial" w:hAnsi="Arial" w:cs="Arial"/>
          <w:sz w:val="24"/>
          <w:szCs w:val="24"/>
        </w:rPr>
        <w:t xml:space="preserve">Для проведения исследования методом глубинных интервью и последующего анализа </w:t>
      </w:r>
      <w:r>
        <w:rPr>
          <w:rFonts w:ascii="Arial" w:hAnsi="Arial" w:cs="Arial"/>
          <w:sz w:val="24"/>
          <w:szCs w:val="24"/>
        </w:rPr>
        <w:t xml:space="preserve">его </w:t>
      </w:r>
      <w:r w:rsidRPr="002053C4">
        <w:rPr>
          <w:rFonts w:ascii="Arial" w:hAnsi="Arial" w:cs="Arial"/>
          <w:sz w:val="24"/>
          <w:szCs w:val="24"/>
        </w:rPr>
        <w:t>результатов привлекаются внешние эксперты в области социологических исследований на договорной основе.</w:t>
      </w:r>
    </w:p>
    <w:p w14:paraId="0FBC9242" w14:textId="77777777" w:rsidR="0015785D" w:rsidRPr="002053C4" w:rsidRDefault="0015785D" w:rsidP="00531F0A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2053C4">
        <w:rPr>
          <w:rFonts w:ascii="Arial" w:eastAsiaTheme="minorHAnsi" w:hAnsi="Arial" w:cs="Arial"/>
          <w:sz w:val="24"/>
          <w:szCs w:val="24"/>
          <w:lang w:val="ru-RU"/>
        </w:rPr>
        <w:t>Для каждого вида CSI определяются индивидуальные параметры оценки:</w:t>
      </w:r>
    </w:p>
    <w:p w14:paraId="5043B070" w14:textId="77777777" w:rsidR="0015785D" w:rsidRPr="00B94C2C" w:rsidRDefault="0015785D" w:rsidP="00531F0A">
      <w:pPr>
        <w:spacing w:after="0" w:line="24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B94C2C">
        <w:rPr>
          <w:rFonts w:ascii="Arial" w:hAnsi="Arial" w:cs="Arial"/>
          <w:sz w:val="24"/>
          <w:szCs w:val="24"/>
        </w:rPr>
        <w:t xml:space="preserve">1) </w:t>
      </w:r>
      <w:r w:rsidRPr="00582915">
        <w:rPr>
          <w:rFonts w:ascii="Arial" w:hAnsi="Arial" w:cs="Arial"/>
          <w:sz w:val="24"/>
          <w:szCs w:val="24"/>
          <w:u w:val="single"/>
        </w:rPr>
        <w:t>CSI покупателя</w:t>
      </w:r>
      <w:r w:rsidRPr="00A50EE8">
        <w:rPr>
          <w:rFonts w:ascii="Arial" w:hAnsi="Arial" w:cs="Arial"/>
          <w:sz w:val="24"/>
          <w:szCs w:val="24"/>
        </w:rPr>
        <w:t xml:space="preserve"> в отношении </w:t>
      </w:r>
      <w:r>
        <w:rPr>
          <w:rFonts w:ascii="Arial" w:hAnsi="Arial" w:cs="Arial"/>
          <w:sz w:val="24"/>
          <w:szCs w:val="24"/>
        </w:rPr>
        <w:t>К</w:t>
      </w:r>
      <w:r w:rsidRPr="00B94C2C">
        <w:rPr>
          <w:rFonts w:ascii="Arial" w:hAnsi="Arial" w:cs="Arial"/>
          <w:sz w:val="24"/>
          <w:szCs w:val="24"/>
        </w:rPr>
        <w:t>омпании</w:t>
      </w:r>
      <w:r w:rsidRPr="002053C4">
        <w:rPr>
          <w:rFonts w:ascii="Arial" w:hAnsi="Arial" w:cs="Arial"/>
          <w:sz w:val="24"/>
          <w:szCs w:val="24"/>
        </w:rPr>
        <w:t xml:space="preserve">, продукта и услуги </w:t>
      </w:r>
      <w:r w:rsidRPr="00B94C2C">
        <w:rPr>
          <w:rFonts w:ascii="Arial" w:hAnsi="Arial" w:cs="Arial"/>
          <w:sz w:val="24"/>
          <w:szCs w:val="24"/>
        </w:rPr>
        <w:t>по продаже</w:t>
      </w:r>
      <w:r>
        <w:rPr>
          <w:rFonts w:ascii="Arial" w:hAnsi="Arial" w:cs="Arial"/>
          <w:sz w:val="24"/>
          <w:szCs w:val="24"/>
        </w:rPr>
        <w:t xml:space="preserve"> (</w:t>
      </w:r>
      <w:r w:rsidRPr="00B94C2C">
        <w:rPr>
          <w:rFonts w:ascii="Arial" w:hAnsi="Arial" w:cs="Arial"/>
          <w:sz w:val="24"/>
          <w:szCs w:val="24"/>
        </w:rPr>
        <w:t xml:space="preserve">3 группы </w:t>
      </w:r>
      <w:r>
        <w:rPr>
          <w:rFonts w:ascii="Arial" w:hAnsi="Arial" w:cs="Arial"/>
          <w:sz w:val="24"/>
          <w:szCs w:val="24"/>
        </w:rPr>
        <w:t>параметров</w:t>
      </w:r>
      <w:r w:rsidRPr="00B94C2C">
        <w:rPr>
          <w:rFonts w:ascii="Arial" w:hAnsi="Arial" w:cs="Arial"/>
          <w:sz w:val="24"/>
          <w:szCs w:val="24"/>
        </w:rPr>
        <w:t xml:space="preserve"> с общим количеством не более 15</w:t>
      </w:r>
      <w:r>
        <w:rPr>
          <w:rFonts w:ascii="Arial" w:hAnsi="Arial" w:cs="Arial"/>
          <w:sz w:val="24"/>
          <w:szCs w:val="24"/>
        </w:rPr>
        <w:t>)</w:t>
      </w:r>
      <w:r w:rsidRPr="00B94C2C">
        <w:rPr>
          <w:rFonts w:ascii="Arial" w:hAnsi="Arial" w:cs="Arial"/>
          <w:sz w:val="24"/>
          <w:szCs w:val="24"/>
        </w:rPr>
        <w:t>:</w:t>
      </w:r>
    </w:p>
    <w:p w14:paraId="4FD496F2" w14:textId="77777777" w:rsidR="0015785D" w:rsidRPr="004668BC" w:rsidRDefault="0015785D" w:rsidP="00531F0A">
      <w:pPr>
        <w:pStyle w:val="ab"/>
        <w:numPr>
          <w:ilvl w:val="0"/>
          <w:numId w:val="5"/>
        </w:numPr>
        <w:spacing w:before="0" w:after="0" w:line="240" w:lineRule="auto"/>
        <w:ind w:left="0" w:firstLine="992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>параметры,</w:t>
      </w:r>
      <w:r w:rsidRPr="00B94C2C">
        <w:rPr>
          <w:rFonts w:ascii="Arial" w:eastAsiaTheme="minorHAnsi" w:hAnsi="Arial" w:cs="Arial"/>
          <w:sz w:val="24"/>
          <w:szCs w:val="24"/>
          <w:lang w:val="ru-RU"/>
        </w:rPr>
        <w:t xml:space="preserve"> по </w:t>
      </w:r>
      <w:r w:rsidRPr="004668BC">
        <w:rPr>
          <w:rFonts w:ascii="Arial" w:eastAsiaTheme="minorHAnsi" w:hAnsi="Arial" w:cs="Arial"/>
          <w:sz w:val="24"/>
          <w:szCs w:val="24"/>
          <w:lang w:val="ru-RU"/>
        </w:rPr>
        <w:t>которым клиенты оценивают выбранный для покупки объект;</w:t>
      </w:r>
    </w:p>
    <w:p w14:paraId="29AFAF16" w14:textId="77777777" w:rsidR="0015785D" w:rsidRDefault="0015785D" w:rsidP="00531F0A">
      <w:pPr>
        <w:pStyle w:val="ab"/>
        <w:numPr>
          <w:ilvl w:val="0"/>
          <w:numId w:val="5"/>
        </w:numPr>
        <w:spacing w:before="0" w:after="0" w:line="240" w:lineRule="auto"/>
        <w:ind w:left="0" w:firstLine="992"/>
        <w:rPr>
          <w:rFonts w:ascii="Arial" w:eastAsiaTheme="minorHAnsi" w:hAnsi="Arial" w:cs="Arial"/>
          <w:sz w:val="24"/>
          <w:szCs w:val="24"/>
          <w:lang w:val="ru-RU"/>
        </w:rPr>
      </w:pPr>
      <w:r w:rsidRPr="00B7189E">
        <w:rPr>
          <w:rFonts w:ascii="Arial" w:eastAsiaTheme="minorHAnsi" w:hAnsi="Arial" w:cs="Arial"/>
          <w:sz w:val="24"/>
          <w:szCs w:val="24"/>
          <w:lang w:val="ru-RU"/>
        </w:rPr>
        <w:t xml:space="preserve">параметры Компании, которые </w:t>
      </w:r>
      <w:r w:rsidRPr="00B628AD">
        <w:rPr>
          <w:rFonts w:ascii="Arial" w:eastAsiaTheme="minorHAnsi" w:hAnsi="Arial" w:cs="Arial"/>
          <w:sz w:val="24"/>
          <w:szCs w:val="24"/>
          <w:lang w:val="ru-RU"/>
        </w:rPr>
        <w:t xml:space="preserve">могли повлиять </w:t>
      </w:r>
      <w:r w:rsidRPr="004668BC">
        <w:rPr>
          <w:rFonts w:ascii="Arial" w:eastAsiaTheme="minorHAnsi" w:hAnsi="Arial" w:cs="Arial"/>
          <w:sz w:val="24"/>
          <w:szCs w:val="24"/>
          <w:lang w:val="ru-RU"/>
        </w:rPr>
        <w:t>на выбор объекта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 клиентом</w:t>
      </w:r>
      <w:r w:rsidRPr="00B628AD">
        <w:rPr>
          <w:rFonts w:ascii="Arial" w:eastAsiaTheme="minorHAnsi" w:hAnsi="Arial" w:cs="Arial"/>
          <w:sz w:val="24"/>
          <w:szCs w:val="24"/>
          <w:lang w:val="ru-RU"/>
        </w:rPr>
        <w:t>;</w:t>
      </w:r>
    </w:p>
    <w:p w14:paraId="53DCAB6B" w14:textId="5F223938" w:rsidR="0015785D" w:rsidRPr="00DE220C" w:rsidRDefault="0015785D" w:rsidP="00531F0A">
      <w:pPr>
        <w:pStyle w:val="ab"/>
        <w:numPr>
          <w:ilvl w:val="0"/>
          <w:numId w:val="5"/>
        </w:numPr>
        <w:spacing w:before="0" w:after="0" w:line="240" w:lineRule="auto"/>
        <w:ind w:left="0" w:firstLine="992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>параметр</w:t>
      </w:r>
      <w:r w:rsidRPr="009465E3">
        <w:rPr>
          <w:rFonts w:ascii="Arial" w:eastAsiaTheme="minorHAnsi" w:hAnsi="Arial" w:cs="Arial"/>
          <w:sz w:val="24"/>
          <w:szCs w:val="24"/>
          <w:lang w:val="ru-RU"/>
        </w:rPr>
        <w:t xml:space="preserve">ы, по </w:t>
      </w:r>
      <w:r w:rsidRPr="007B0B95">
        <w:rPr>
          <w:rFonts w:ascii="Arial" w:eastAsiaTheme="minorHAnsi" w:hAnsi="Arial" w:cs="Arial"/>
          <w:sz w:val="24"/>
          <w:szCs w:val="24"/>
          <w:lang w:val="ru-RU"/>
        </w:rPr>
        <w:t xml:space="preserve">которым клиенты оценивают </w:t>
      </w:r>
      <w:r w:rsidRPr="00DE220C">
        <w:rPr>
          <w:rFonts w:ascii="Arial" w:eastAsiaTheme="minorHAnsi" w:hAnsi="Arial" w:cs="Arial"/>
          <w:sz w:val="24"/>
          <w:szCs w:val="24"/>
          <w:lang w:val="ru-RU"/>
        </w:rPr>
        <w:t xml:space="preserve">сервис отдела продаж </w:t>
      </w:r>
      <w:r w:rsidR="00531F0A">
        <w:rPr>
          <w:rFonts w:ascii="Arial" w:eastAsiaTheme="minorHAnsi" w:hAnsi="Arial" w:cs="Arial"/>
          <w:sz w:val="24"/>
          <w:szCs w:val="24"/>
          <w:lang w:val="ru-RU"/>
        </w:rPr>
        <w:br/>
        <w:t>ООО «</w:t>
      </w:r>
      <w:r w:rsidRPr="00DE220C">
        <w:rPr>
          <w:rFonts w:ascii="Arial" w:eastAsiaTheme="minorHAnsi" w:hAnsi="Arial" w:cs="Arial"/>
          <w:sz w:val="24"/>
          <w:szCs w:val="24"/>
          <w:lang w:val="ru-RU"/>
        </w:rPr>
        <w:t>АН</w:t>
      </w:r>
      <w:r w:rsidR="00531F0A">
        <w:rPr>
          <w:rFonts w:ascii="Arial" w:eastAsiaTheme="minorHAnsi" w:hAnsi="Arial" w:cs="Arial"/>
          <w:sz w:val="24"/>
          <w:szCs w:val="24"/>
          <w:lang w:val="ru-RU"/>
        </w:rPr>
        <w:t xml:space="preserve"> «АТОМ»</w:t>
      </w:r>
      <w:r w:rsidRPr="00DE220C">
        <w:rPr>
          <w:rFonts w:ascii="Arial" w:eastAsiaTheme="minorHAnsi" w:hAnsi="Arial" w:cs="Arial"/>
          <w:sz w:val="24"/>
          <w:szCs w:val="24"/>
          <w:lang w:val="ru-RU"/>
        </w:rPr>
        <w:t>.</w:t>
      </w:r>
    </w:p>
    <w:p w14:paraId="53A90C33" w14:textId="77777777" w:rsidR="0015785D" w:rsidRPr="005A6AEC" w:rsidRDefault="0015785D" w:rsidP="00531F0A">
      <w:pPr>
        <w:spacing w:after="0" w:line="24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5A6AEC">
        <w:rPr>
          <w:rFonts w:ascii="Arial" w:hAnsi="Arial" w:cs="Arial"/>
          <w:sz w:val="24"/>
          <w:szCs w:val="24"/>
        </w:rPr>
        <w:t xml:space="preserve">2) </w:t>
      </w:r>
      <w:r w:rsidRPr="005A6AEC">
        <w:rPr>
          <w:rFonts w:ascii="Arial" w:hAnsi="Arial" w:cs="Arial"/>
          <w:sz w:val="24"/>
          <w:szCs w:val="24"/>
          <w:u w:val="single"/>
        </w:rPr>
        <w:t>CSI новосела</w:t>
      </w:r>
      <w:r w:rsidRPr="005A6AEC">
        <w:rPr>
          <w:rFonts w:ascii="Arial" w:hAnsi="Arial" w:cs="Arial"/>
          <w:sz w:val="24"/>
          <w:szCs w:val="24"/>
        </w:rPr>
        <w:t xml:space="preserve"> в отношении продукта и услуги по передаче квартиры (2 группы параметров с общим количеством не более 18):</w:t>
      </w:r>
    </w:p>
    <w:p w14:paraId="1745E2B0" w14:textId="77777777" w:rsidR="0015785D" w:rsidRPr="005A6AEC" w:rsidRDefault="0015785D" w:rsidP="00531F0A">
      <w:pPr>
        <w:pStyle w:val="ab"/>
        <w:spacing w:before="0" w:after="0" w:line="240" w:lineRule="auto"/>
        <w:ind w:left="0" w:firstLine="992"/>
        <w:rPr>
          <w:rFonts w:ascii="Arial" w:eastAsiaTheme="minorHAnsi" w:hAnsi="Arial" w:cs="Arial"/>
          <w:sz w:val="24"/>
          <w:szCs w:val="24"/>
          <w:lang w:val="ru-RU"/>
        </w:rPr>
      </w:pPr>
      <w:r w:rsidRPr="005A6AEC">
        <w:rPr>
          <w:rFonts w:ascii="Arial" w:eastAsiaTheme="minorHAnsi" w:hAnsi="Arial" w:cs="Arial"/>
          <w:sz w:val="24"/>
          <w:szCs w:val="24"/>
          <w:lang w:val="ru-RU"/>
        </w:rPr>
        <w:t>a)</w:t>
      </w:r>
      <w:r w:rsidRPr="005A6AEC">
        <w:rPr>
          <w:rFonts w:ascii="Arial" w:eastAsiaTheme="minorHAnsi" w:hAnsi="Arial" w:cs="Arial"/>
          <w:sz w:val="24"/>
          <w:szCs w:val="24"/>
          <w:lang w:val="ru-RU"/>
        </w:rPr>
        <w:tab/>
        <w:t>параметры, по которым клиенты оценивают готовый объект;</w:t>
      </w:r>
    </w:p>
    <w:p w14:paraId="6F162B76" w14:textId="77777777" w:rsidR="0015785D" w:rsidRDefault="0015785D" w:rsidP="00531F0A">
      <w:pPr>
        <w:pStyle w:val="ab"/>
        <w:spacing w:before="0" w:after="0" w:line="240" w:lineRule="auto"/>
        <w:ind w:left="0" w:firstLine="992"/>
        <w:rPr>
          <w:rFonts w:ascii="Arial" w:eastAsiaTheme="minorHAnsi" w:hAnsi="Arial" w:cs="Arial"/>
          <w:sz w:val="24"/>
          <w:szCs w:val="24"/>
          <w:lang w:val="ru-RU"/>
        </w:rPr>
      </w:pPr>
      <w:r w:rsidRPr="005A6AEC">
        <w:rPr>
          <w:rFonts w:ascii="Arial" w:eastAsiaTheme="minorHAnsi" w:hAnsi="Arial" w:cs="Arial"/>
          <w:sz w:val="24"/>
          <w:szCs w:val="24"/>
          <w:lang w:val="ru-RU"/>
        </w:rPr>
        <w:t>б)</w:t>
      </w:r>
      <w:r w:rsidRPr="005A6AEC">
        <w:rPr>
          <w:rFonts w:ascii="Arial" w:eastAsiaTheme="minorHAnsi" w:hAnsi="Arial" w:cs="Arial"/>
          <w:sz w:val="24"/>
          <w:szCs w:val="24"/>
          <w:lang w:val="ru-RU"/>
        </w:rPr>
        <w:tab/>
        <w:t>параметры, по которым клиенты оценивают услугу передачи квартиры.</w:t>
      </w:r>
    </w:p>
    <w:p w14:paraId="408E508B" w14:textId="77777777" w:rsidR="0015785D" w:rsidRPr="0037632A" w:rsidRDefault="0015785D" w:rsidP="00531F0A">
      <w:pPr>
        <w:spacing w:after="0" w:line="24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582915">
        <w:rPr>
          <w:rFonts w:ascii="Arial" w:hAnsi="Arial" w:cs="Arial"/>
          <w:sz w:val="24"/>
          <w:szCs w:val="24"/>
        </w:rPr>
        <w:t xml:space="preserve">3) </w:t>
      </w:r>
      <w:r w:rsidRPr="00BB29D5">
        <w:rPr>
          <w:rFonts w:ascii="Arial" w:hAnsi="Arial" w:cs="Arial"/>
          <w:sz w:val="24"/>
          <w:szCs w:val="24"/>
          <w:u w:val="single"/>
        </w:rPr>
        <w:t xml:space="preserve">CSI жителя (с опытом проживание 1 год и более) </w:t>
      </w:r>
      <w:r w:rsidRPr="00582915">
        <w:rPr>
          <w:rFonts w:ascii="Arial" w:hAnsi="Arial" w:cs="Arial"/>
          <w:sz w:val="24"/>
          <w:szCs w:val="24"/>
        </w:rPr>
        <w:t xml:space="preserve">в отношении продукта и услуг </w:t>
      </w:r>
      <w:r w:rsidRPr="0037632A">
        <w:rPr>
          <w:rFonts w:ascii="Arial" w:hAnsi="Arial" w:cs="Arial"/>
          <w:sz w:val="24"/>
          <w:szCs w:val="24"/>
        </w:rPr>
        <w:t xml:space="preserve">по </w:t>
      </w:r>
      <w:r w:rsidRPr="00FB3EE3">
        <w:rPr>
          <w:rFonts w:ascii="Arial" w:hAnsi="Arial" w:cs="Arial"/>
          <w:sz w:val="24"/>
          <w:szCs w:val="24"/>
        </w:rPr>
        <w:t>проведению гарантийного обслуживания и услуг</w:t>
      </w:r>
      <w:r>
        <w:rPr>
          <w:rFonts w:ascii="Arial" w:hAnsi="Arial" w:cs="Arial"/>
          <w:sz w:val="24"/>
          <w:szCs w:val="24"/>
        </w:rPr>
        <w:t xml:space="preserve">, </w:t>
      </w:r>
      <w:r w:rsidRPr="0037632A">
        <w:rPr>
          <w:rFonts w:ascii="Arial" w:hAnsi="Arial" w:cs="Arial"/>
          <w:sz w:val="24"/>
          <w:szCs w:val="24"/>
        </w:rPr>
        <w:t>предоставляемых УК (3 группы параметров с общим количеством не более 18):</w:t>
      </w:r>
    </w:p>
    <w:p w14:paraId="2EB4B5F2" w14:textId="77777777" w:rsidR="0015785D" w:rsidRPr="0037632A" w:rsidRDefault="0015785D" w:rsidP="00531F0A">
      <w:pPr>
        <w:pStyle w:val="ab"/>
        <w:numPr>
          <w:ilvl w:val="0"/>
          <w:numId w:val="16"/>
        </w:numPr>
        <w:spacing w:before="0" w:after="0" w:line="240" w:lineRule="auto"/>
        <w:ind w:left="0" w:firstLine="992"/>
        <w:rPr>
          <w:rFonts w:ascii="Arial" w:eastAsiaTheme="minorHAnsi" w:hAnsi="Arial" w:cs="Arial"/>
          <w:sz w:val="24"/>
          <w:szCs w:val="24"/>
          <w:lang w:val="ru-RU"/>
        </w:rPr>
      </w:pPr>
      <w:r w:rsidRPr="0037632A">
        <w:rPr>
          <w:rFonts w:ascii="Arial" w:eastAsiaTheme="minorHAnsi" w:hAnsi="Arial" w:cs="Arial"/>
          <w:sz w:val="24"/>
          <w:szCs w:val="24"/>
          <w:lang w:val="ru-RU"/>
        </w:rPr>
        <w:t>параметры, по которым клиенты оценивают готовый объект;</w:t>
      </w:r>
    </w:p>
    <w:p w14:paraId="65B4C966" w14:textId="77777777" w:rsidR="0015785D" w:rsidRPr="0037632A" w:rsidRDefault="0015785D" w:rsidP="00531F0A">
      <w:pPr>
        <w:pStyle w:val="ab"/>
        <w:numPr>
          <w:ilvl w:val="0"/>
          <w:numId w:val="16"/>
        </w:numPr>
        <w:spacing w:before="0" w:after="0" w:line="240" w:lineRule="auto"/>
        <w:ind w:left="0" w:firstLine="992"/>
        <w:rPr>
          <w:rFonts w:ascii="Arial" w:eastAsiaTheme="minorHAnsi" w:hAnsi="Arial" w:cs="Arial"/>
          <w:sz w:val="24"/>
          <w:szCs w:val="24"/>
          <w:lang w:val="ru-RU"/>
        </w:rPr>
      </w:pPr>
      <w:bookmarkStart w:id="42" w:name="_Hlk133308692"/>
      <w:r w:rsidRPr="0037632A">
        <w:rPr>
          <w:rFonts w:ascii="Arial" w:eastAsiaTheme="minorHAnsi" w:hAnsi="Arial" w:cs="Arial"/>
          <w:sz w:val="24"/>
          <w:szCs w:val="24"/>
          <w:lang w:val="ru-RU"/>
        </w:rPr>
        <w:t>параметры, по которым клиенты оценивают</w:t>
      </w:r>
      <w:r w:rsidRPr="0037632A">
        <w:rPr>
          <w:lang w:val="ru-RU"/>
        </w:rPr>
        <w:t xml:space="preserve"> </w:t>
      </w:r>
      <w:r w:rsidRPr="0037632A">
        <w:rPr>
          <w:rFonts w:ascii="Arial" w:eastAsiaTheme="minorHAnsi" w:hAnsi="Arial" w:cs="Arial"/>
          <w:sz w:val="24"/>
          <w:szCs w:val="24"/>
          <w:lang w:val="ru-RU"/>
        </w:rPr>
        <w:t>качество проведения гарантийного обслуживания</w:t>
      </w:r>
      <w:bookmarkEnd w:id="42"/>
      <w:r w:rsidRPr="0037632A">
        <w:rPr>
          <w:rFonts w:ascii="Arial" w:eastAsiaTheme="minorHAnsi" w:hAnsi="Arial" w:cs="Arial"/>
          <w:sz w:val="24"/>
          <w:szCs w:val="24"/>
          <w:lang w:val="ru-RU"/>
        </w:rPr>
        <w:t>.</w:t>
      </w:r>
    </w:p>
    <w:p w14:paraId="639F28A4" w14:textId="77777777" w:rsidR="0015785D" w:rsidRPr="00B478F5" w:rsidRDefault="0015785D" w:rsidP="00531F0A">
      <w:pPr>
        <w:pStyle w:val="ab"/>
        <w:numPr>
          <w:ilvl w:val="0"/>
          <w:numId w:val="16"/>
        </w:numPr>
        <w:spacing w:before="0" w:after="0" w:line="240" w:lineRule="auto"/>
        <w:ind w:left="0" w:firstLine="992"/>
        <w:rPr>
          <w:rFonts w:ascii="Arial" w:eastAsiaTheme="minorHAnsi" w:hAnsi="Arial" w:cs="Arial"/>
          <w:sz w:val="24"/>
          <w:szCs w:val="24"/>
          <w:lang w:val="ru-RU"/>
        </w:rPr>
      </w:pPr>
      <w:r w:rsidRPr="0037632A">
        <w:rPr>
          <w:rFonts w:ascii="Arial" w:eastAsiaTheme="minorHAnsi" w:hAnsi="Arial" w:cs="Arial"/>
          <w:sz w:val="24"/>
          <w:szCs w:val="24"/>
          <w:lang w:val="ru-RU"/>
        </w:rPr>
        <w:t>параметры, по которым клиенты оценивают сервис УК.</w:t>
      </w:r>
    </w:p>
    <w:p w14:paraId="6BE70C91" w14:textId="6896C0FE" w:rsidR="0015785D" w:rsidRPr="00FB3EE3" w:rsidRDefault="0015785D" w:rsidP="00531F0A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 xml:space="preserve">При формировании анкет </w:t>
      </w:r>
      <w:r w:rsidR="00FB3EE3">
        <w:rPr>
          <w:rFonts w:ascii="Arial" w:eastAsiaTheme="minorHAnsi" w:hAnsi="Arial" w:cs="Arial"/>
          <w:sz w:val="24"/>
          <w:szCs w:val="24"/>
          <w:lang w:val="ru-RU"/>
        </w:rPr>
        <w:t>с</w:t>
      </w:r>
      <w:r w:rsidR="00FB3EE3" w:rsidRPr="00FB3EE3">
        <w:rPr>
          <w:rFonts w:ascii="Arial" w:eastAsiaTheme="minorHAnsi" w:hAnsi="Arial" w:cs="Arial"/>
          <w:sz w:val="24"/>
          <w:szCs w:val="24"/>
          <w:lang w:val="ru-RU"/>
        </w:rPr>
        <w:t xml:space="preserve">ервис-менеджер </w:t>
      </w:r>
      <w:r w:rsidRPr="00FB3EE3">
        <w:rPr>
          <w:rFonts w:ascii="Arial" w:eastAsiaTheme="minorHAnsi" w:hAnsi="Arial" w:cs="Arial"/>
          <w:sz w:val="24"/>
          <w:szCs w:val="24"/>
          <w:lang w:val="ru-RU"/>
        </w:rPr>
        <w:t xml:space="preserve">отдела </w:t>
      </w:r>
      <w:r w:rsidR="00B40B49" w:rsidRPr="00FB3EE3">
        <w:rPr>
          <w:rFonts w:ascii="Arial" w:eastAsiaTheme="minorHAnsi" w:hAnsi="Arial" w:cs="Arial"/>
          <w:sz w:val="24"/>
          <w:szCs w:val="24"/>
          <w:lang w:val="ru-RU"/>
        </w:rPr>
        <w:t xml:space="preserve">клиентского опыта </w:t>
      </w:r>
      <w:r w:rsidRPr="00FB3EE3">
        <w:rPr>
          <w:rFonts w:ascii="Arial" w:eastAsiaTheme="minorHAnsi" w:hAnsi="Arial" w:cs="Arial"/>
          <w:sz w:val="24"/>
          <w:szCs w:val="24"/>
          <w:lang w:val="ru-RU"/>
        </w:rPr>
        <w:t>группирует по признакам:</w:t>
      </w:r>
    </w:p>
    <w:p w14:paraId="19DA1395" w14:textId="77777777" w:rsidR="0015785D" w:rsidRDefault="0015785D" w:rsidP="00531F0A">
      <w:pPr>
        <w:pStyle w:val="ab"/>
        <w:numPr>
          <w:ilvl w:val="0"/>
          <w:numId w:val="36"/>
        </w:numPr>
        <w:tabs>
          <w:tab w:val="left" w:pos="709"/>
          <w:tab w:val="left" w:pos="851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lastRenderedPageBreak/>
        <w:t>продукт;</w:t>
      </w:r>
    </w:p>
    <w:p w14:paraId="5E2E0D2D" w14:textId="77777777" w:rsidR="0015785D" w:rsidRDefault="0015785D" w:rsidP="00531F0A">
      <w:pPr>
        <w:pStyle w:val="ab"/>
        <w:numPr>
          <w:ilvl w:val="0"/>
          <w:numId w:val="36"/>
        </w:numPr>
        <w:tabs>
          <w:tab w:val="left" w:pos="709"/>
          <w:tab w:val="left" w:pos="851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>сервис.</w:t>
      </w:r>
    </w:p>
    <w:p w14:paraId="27BC4D38" w14:textId="77777777" w:rsidR="0015785D" w:rsidRDefault="0015785D" w:rsidP="00531F0A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>Примеры п</w:t>
      </w:r>
      <w:r w:rsidRPr="0025731D">
        <w:rPr>
          <w:rFonts w:ascii="Arial" w:eastAsiaTheme="minorHAnsi" w:hAnsi="Arial" w:cs="Arial"/>
          <w:sz w:val="24"/>
          <w:szCs w:val="24"/>
          <w:lang w:val="ru-RU"/>
        </w:rPr>
        <w:t>араметр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ов, их группировка и условия определения приведены в </w:t>
      </w:r>
      <w:hyperlink w:anchor="_Приложение_4_Примеры" w:history="1">
        <w:r w:rsidRPr="008A3B5C">
          <w:rPr>
            <w:rStyle w:val="ac"/>
            <w:rFonts w:ascii="Arial" w:eastAsiaTheme="minorHAnsi" w:hAnsi="Arial" w:cs="Arial"/>
            <w:sz w:val="24"/>
            <w:szCs w:val="24"/>
            <w:lang w:val="ru-RU"/>
          </w:rPr>
          <w:t>приложении 4</w:t>
        </w:r>
      </w:hyperlink>
      <w:r>
        <w:rPr>
          <w:rFonts w:ascii="Arial" w:eastAsiaTheme="minorHAnsi" w:hAnsi="Arial" w:cs="Arial"/>
          <w:sz w:val="24"/>
          <w:szCs w:val="24"/>
          <w:lang w:val="ru-RU"/>
        </w:rPr>
        <w:t>.</w:t>
      </w:r>
    </w:p>
    <w:p w14:paraId="7DEB16F6" w14:textId="77777777" w:rsidR="0015785D" w:rsidRPr="00BA13B1" w:rsidRDefault="0015785D" w:rsidP="0015785D">
      <w:pPr>
        <w:pStyle w:val="3"/>
        <w:numPr>
          <w:ilvl w:val="2"/>
          <w:numId w:val="1"/>
        </w:numPr>
        <w:spacing w:before="240" w:after="120" w:line="240" w:lineRule="auto"/>
        <w:ind w:left="0" w:firstLine="709"/>
        <w:rPr>
          <w:rFonts w:ascii="Arial" w:hAnsi="Arial" w:cs="Arial"/>
          <w:b/>
          <w:color w:val="008066"/>
          <w:sz w:val="28"/>
          <w:szCs w:val="32"/>
          <w:lang w:val="ru-RU"/>
        </w:rPr>
      </w:pPr>
      <w:bookmarkStart w:id="43" w:name="_Toc168492214"/>
      <w:r>
        <w:rPr>
          <w:rFonts w:ascii="Arial" w:hAnsi="Arial" w:cs="Arial"/>
          <w:b/>
          <w:color w:val="008066"/>
          <w:sz w:val="28"/>
          <w:szCs w:val="32"/>
          <w:lang w:val="ru-RU"/>
        </w:rPr>
        <w:t>Проведение опроса</w:t>
      </w:r>
      <w:r w:rsidRPr="00062B65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</w:t>
      </w:r>
      <w:r w:rsidRPr="003F5594">
        <w:rPr>
          <w:rFonts w:ascii="Arial" w:hAnsi="Arial" w:cs="Arial"/>
          <w:b/>
          <w:color w:val="008066"/>
          <w:sz w:val="28"/>
          <w:szCs w:val="32"/>
          <w:lang w:val="ru-RU"/>
        </w:rPr>
        <w:t>CSI</w:t>
      </w:r>
      <w:bookmarkEnd w:id="43"/>
    </w:p>
    <w:p w14:paraId="3EDCCF5B" w14:textId="77777777" w:rsidR="0015785D" w:rsidRPr="00B36D26" w:rsidRDefault="0015785D" w:rsidP="0015785D">
      <w:pPr>
        <w:pStyle w:val="ab"/>
        <w:numPr>
          <w:ilvl w:val="3"/>
          <w:numId w:val="1"/>
        </w:numPr>
        <w:tabs>
          <w:tab w:val="left" w:pos="1276"/>
          <w:tab w:val="left" w:pos="1560"/>
        </w:tabs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B36D26">
        <w:rPr>
          <w:rFonts w:ascii="Arial" w:eastAsiaTheme="minorHAnsi" w:hAnsi="Arial" w:cs="Arial"/>
          <w:sz w:val="24"/>
          <w:szCs w:val="24"/>
          <w:lang w:val="ru-RU"/>
        </w:rPr>
        <w:t>В Компании применяется общий подход к проведению опроса и расчёта по всем видам CSI.</w:t>
      </w:r>
    </w:p>
    <w:p w14:paraId="380BB6CB" w14:textId="77777777" w:rsidR="0015785D" w:rsidRPr="00B36D26" w:rsidRDefault="0015785D" w:rsidP="0015785D">
      <w:pPr>
        <w:pStyle w:val="ab"/>
        <w:numPr>
          <w:ilvl w:val="0"/>
          <w:numId w:val="36"/>
        </w:numPr>
        <w:tabs>
          <w:tab w:val="left" w:pos="567"/>
          <w:tab w:val="left" w:pos="851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B36D26">
        <w:rPr>
          <w:rFonts w:ascii="Arial" w:eastAsiaTheme="minorHAnsi" w:hAnsi="Arial" w:cs="Arial"/>
          <w:sz w:val="24"/>
          <w:szCs w:val="24"/>
          <w:lang w:val="ru-RU"/>
        </w:rPr>
        <w:t xml:space="preserve">CSI покупателя; </w:t>
      </w:r>
    </w:p>
    <w:p w14:paraId="34705054" w14:textId="77777777" w:rsidR="0015785D" w:rsidRPr="00B36D26" w:rsidRDefault="0015785D" w:rsidP="0015785D">
      <w:pPr>
        <w:pStyle w:val="ab"/>
        <w:numPr>
          <w:ilvl w:val="0"/>
          <w:numId w:val="36"/>
        </w:numPr>
        <w:tabs>
          <w:tab w:val="left" w:pos="567"/>
          <w:tab w:val="left" w:pos="851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B36D26">
        <w:rPr>
          <w:rFonts w:ascii="Arial" w:eastAsiaTheme="minorHAnsi" w:hAnsi="Arial" w:cs="Arial"/>
          <w:sz w:val="24"/>
          <w:szCs w:val="24"/>
          <w:lang w:val="ru-RU"/>
        </w:rPr>
        <w:t>CSI новосела;</w:t>
      </w:r>
    </w:p>
    <w:p w14:paraId="53C68466" w14:textId="77777777" w:rsidR="0015785D" w:rsidRPr="00B36D26" w:rsidRDefault="0015785D" w:rsidP="0015785D">
      <w:pPr>
        <w:pStyle w:val="ab"/>
        <w:numPr>
          <w:ilvl w:val="0"/>
          <w:numId w:val="36"/>
        </w:numPr>
        <w:tabs>
          <w:tab w:val="left" w:pos="567"/>
          <w:tab w:val="left" w:pos="851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B36D26">
        <w:rPr>
          <w:rFonts w:ascii="Arial" w:eastAsiaTheme="minorHAnsi" w:hAnsi="Arial" w:cs="Arial"/>
          <w:sz w:val="24"/>
          <w:szCs w:val="24"/>
          <w:lang w:val="ru-RU"/>
        </w:rPr>
        <w:t>CSI жителя.</w:t>
      </w:r>
    </w:p>
    <w:p w14:paraId="01D22DC0" w14:textId="77777777" w:rsidR="0015785D" w:rsidRPr="008E4FDC" w:rsidRDefault="0015785D" w:rsidP="0015785D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>Р</w:t>
      </w:r>
      <w:r w:rsidRPr="008E4FDC">
        <w:rPr>
          <w:rFonts w:ascii="Arial" w:eastAsiaTheme="minorHAnsi" w:hAnsi="Arial" w:cs="Arial"/>
          <w:sz w:val="24"/>
          <w:szCs w:val="24"/>
          <w:lang w:val="ru-RU"/>
        </w:rPr>
        <w:t xml:space="preserve">еспонденту в анкете предлагается </w:t>
      </w:r>
      <w:r w:rsidRPr="00CD7E46">
        <w:rPr>
          <w:rFonts w:ascii="Arial" w:eastAsiaTheme="minorHAnsi" w:hAnsi="Arial" w:cs="Arial"/>
          <w:color w:val="000000" w:themeColor="text1"/>
          <w:sz w:val="24"/>
          <w:szCs w:val="24"/>
          <w:lang w:val="ru-RU"/>
        </w:rPr>
        <w:t xml:space="preserve">выбрать в каждой группе 5 наиболее важных для него параметров и расставить их с 1 по 5 место по </w:t>
      </w:r>
      <w:r w:rsidRPr="008E4FDC">
        <w:rPr>
          <w:rFonts w:ascii="Arial" w:eastAsiaTheme="minorHAnsi" w:hAnsi="Arial" w:cs="Arial"/>
          <w:sz w:val="24"/>
          <w:szCs w:val="24"/>
          <w:lang w:val="ru-RU"/>
        </w:rPr>
        <w:t xml:space="preserve">степени важности (топ-5). </w:t>
      </w:r>
    </w:p>
    <w:p w14:paraId="7731D96A" w14:textId="77777777" w:rsidR="0015785D" w:rsidRDefault="0015785D" w:rsidP="0015785D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>После</w:t>
      </w:r>
      <w:r w:rsidRPr="008A3B5C">
        <w:rPr>
          <w:rFonts w:ascii="Arial" w:eastAsiaTheme="minorHAnsi" w:hAnsi="Arial" w:cs="Arial"/>
          <w:sz w:val="24"/>
          <w:szCs w:val="24"/>
          <w:lang w:val="ru-RU"/>
        </w:rPr>
        <w:t xml:space="preserve"> ранжирования по степени важности </w:t>
      </w:r>
      <w:r>
        <w:rPr>
          <w:rFonts w:ascii="Arial" w:eastAsiaTheme="minorHAnsi" w:hAnsi="Arial" w:cs="Arial"/>
          <w:sz w:val="24"/>
          <w:szCs w:val="24"/>
          <w:lang w:val="ru-RU"/>
        </w:rPr>
        <w:t>р</w:t>
      </w:r>
      <w:r w:rsidRPr="006B0BC5">
        <w:rPr>
          <w:rFonts w:ascii="Arial" w:eastAsiaTheme="minorHAnsi" w:hAnsi="Arial" w:cs="Arial"/>
          <w:sz w:val="24"/>
          <w:szCs w:val="24"/>
          <w:lang w:val="ru-RU"/>
        </w:rPr>
        <w:t xml:space="preserve">еспонденту предлагается оценить 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уровень </w:t>
      </w:r>
      <w:r w:rsidRPr="006B0BC5">
        <w:rPr>
          <w:rFonts w:ascii="Arial" w:eastAsiaTheme="minorHAnsi" w:hAnsi="Arial" w:cs="Arial"/>
          <w:sz w:val="24"/>
          <w:szCs w:val="24"/>
          <w:lang w:val="ru-RU"/>
        </w:rPr>
        <w:t>удовлетворённост</w:t>
      </w:r>
      <w:r>
        <w:rPr>
          <w:rFonts w:ascii="Arial" w:eastAsiaTheme="minorHAnsi" w:hAnsi="Arial" w:cs="Arial"/>
          <w:sz w:val="24"/>
          <w:szCs w:val="24"/>
          <w:lang w:val="ru-RU"/>
        </w:rPr>
        <w:t>и</w:t>
      </w:r>
      <w:r w:rsidRPr="006B0BC5">
        <w:rPr>
          <w:rFonts w:ascii="Arial" w:eastAsiaTheme="minorHAnsi" w:hAnsi="Arial" w:cs="Arial"/>
          <w:sz w:val="24"/>
          <w:szCs w:val="24"/>
          <w:lang w:val="ru-RU"/>
        </w:rPr>
        <w:t xml:space="preserve"> каждым из параметров по шкале от 1 до 5 </w:t>
      </w:r>
      <w:r>
        <w:rPr>
          <w:rFonts w:ascii="Arial" w:eastAsiaTheme="minorHAnsi" w:hAnsi="Arial" w:cs="Arial"/>
          <w:sz w:val="24"/>
          <w:szCs w:val="24"/>
          <w:lang w:val="ru-RU"/>
        </w:rPr>
        <w:t>(5 баллов - наивысшая оценка</w:t>
      </w:r>
      <w:r w:rsidRPr="00EA4A8A">
        <w:rPr>
          <w:rFonts w:ascii="Arial" w:eastAsiaTheme="minorHAnsi" w:hAnsi="Arial" w:cs="Arial"/>
          <w:sz w:val="24"/>
          <w:szCs w:val="24"/>
          <w:lang w:val="ru-RU"/>
        </w:rPr>
        <w:t>, 1 балл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 – минимальная оценка). Оценка проводится по всем параметрам продукта и сервиса (независимо от топ-5).</w:t>
      </w:r>
    </w:p>
    <w:p w14:paraId="4E6EC054" w14:textId="77777777" w:rsidR="0015785D" w:rsidRPr="00627739" w:rsidRDefault="0015785D" w:rsidP="0015785D">
      <w:pPr>
        <w:pStyle w:val="3"/>
        <w:numPr>
          <w:ilvl w:val="2"/>
          <w:numId w:val="1"/>
        </w:numPr>
        <w:tabs>
          <w:tab w:val="left" w:pos="1418"/>
          <w:tab w:val="left" w:pos="1985"/>
        </w:tabs>
        <w:spacing w:before="240" w:after="120" w:line="240" w:lineRule="auto"/>
        <w:ind w:left="0" w:firstLine="709"/>
        <w:rPr>
          <w:rFonts w:ascii="Arial" w:hAnsi="Arial" w:cs="Arial"/>
          <w:b/>
          <w:color w:val="008066"/>
          <w:sz w:val="28"/>
          <w:szCs w:val="32"/>
          <w:lang w:val="ru-RU"/>
        </w:rPr>
      </w:pPr>
      <w:bookmarkStart w:id="44" w:name="_Toc168492215"/>
      <w:r>
        <w:rPr>
          <w:rFonts w:ascii="Arial" w:hAnsi="Arial" w:cs="Arial"/>
          <w:b/>
          <w:color w:val="008066"/>
          <w:sz w:val="28"/>
          <w:szCs w:val="32"/>
          <w:lang w:val="ru-RU"/>
        </w:rPr>
        <w:t>Р</w:t>
      </w:r>
      <w:r w:rsidRPr="00062B65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асчёт </w:t>
      </w:r>
      <w:bookmarkStart w:id="45" w:name="_Hlk133576439"/>
      <w:r w:rsidRPr="003F5594">
        <w:rPr>
          <w:rFonts w:ascii="Arial" w:hAnsi="Arial" w:cs="Arial"/>
          <w:b/>
          <w:color w:val="008066"/>
          <w:sz w:val="28"/>
          <w:szCs w:val="32"/>
          <w:lang w:val="ru-RU"/>
        </w:rPr>
        <w:t>CSI</w:t>
      </w:r>
      <w:bookmarkEnd w:id="44"/>
      <w:bookmarkEnd w:id="45"/>
    </w:p>
    <w:p w14:paraId="09D53B00" w14:textId="2065A4D1" w:rsidR="0015785D" w:rsidRPr="00B35342" w:rsidRDefault="0015785D" w:rsidP="00B40B49">
      <w:pPr>
        <w:pStyle w:val="ab"/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B35342">
        <w:rPr>
          <w:rFonts w:ascii="Arial" w:eastAsiaTheme="minorHAnsi" w:hAnsi="Arial" w:cs="Arial"/>
          <w:sz w:val="24"/>
          <w:szCs w:val="24"/>
          <w:lang w:val="ru-RU"/>
        </w:rPr>
        <w:t>Обработка данных осуществляется в автоматическом режиме</w:t>
      </w:r>
      <w:r w:rsidR="00B40B49">
        <w:rPr>
          <w:rFonts w:ascii="Arial" w:eastAsiaTheme="minorHAnsi" w:hAnsi="Arial" w:cs="Arial"/>
          <w:sz w:val="24"/>
          <w:szCs w:val="24"/>
          <w:lang w:val="ru-RU"/>
        </w:rPr>
        <w:t xml:space="preserve"> </w:t>
      </w:r>
      <w:r w:rsidR="00B40B49" w:rsidRPr="00FB3EE3">
        <w:rPr>
          <w:rFonts w:ascii="Arial" w:eastAsiaTheme="minorHAnsi" w:hAnsi="Arial" w:cs="Arial"/>
          <w:sz w:val="24"/>
          <w:szCs w:val="24"/>
          <w:lang w:val="ru-RU"/>
        </w:rPr>
        <w:t>на платформе Атом.Аналитика</w:t>
      </w:r>
      <w:r w:rsidRPr="00FB3EE3">
        <w:rPr>
          <w:rFonts w:ascii="Arial" w:eastAsiaTheme="minorHAnsi" w:hAnsi="Arial" w:cs="Arial"/>
          <w:sz w:val="24"/>
          <w:szCs w:val="24"/>
          <w:lang w:val="ru-RU"/>
        </w:rPr>
        <w:t>:</w:t>
      </w:r>
    </w:p>
    <w:p w14:paraId="5445125E" w14:textId="77777777" w:rsidR="0015785D" w:rsidRPr="00AB17D8" w:rsidRDefault="0015785D" w:rsidP="0015785D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B35342">
        <w:rPr>
          <w:rFonts w:ascii="Arial" w:eastAsiaTheme="minorHAnsi" w:hAnsi="Arial" w:cs="Arial"/>
          <w:sz w:val="24"/>
          <w:szCs w:val="24"/>
          <w:lang w:val="ru-RU"/>
        </w:rPr>
        <w:t>По результатам прохождения опроса респондентом</w:t>
      </w:r>
      <w:r w:rsidRPr="00627739">
        <w:rPr>
          <w:rFonts w:ascii="Arial" w:eastAsiaTheme="minorHAnsi" w:hAnsi="Arial" w:cs="Arial"/>
          <w:sz w:val="24"/>
          <w:szCs w:val="24"/>
          <w:lang w:val="ru-RU"/>
        </w:rPr>
        <w:t>, каждому параметру в зависимости от выбранного места присваиваются баллы по пятибалльной шкале (за 1 место – 5 баллов, за 5 место – 1 балл) и определяется вес важности для каждого параметра (см. таблицу 3).</w:t>
      </w:r>
    </w:p>
    <w:p w14:paraId="31725B54" w14:textId="76A1AC28" w:rsidR="0015785D" w:rsidRPr="00AE76CD" w:rsidRDefault="0015785D" w:rsidP="00AE76CD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 xml:space="preserve">По результатам опроса проводится расчёт </w:t>
      </w:r>
      <w:r w:rsidRPr="000E527F">
        <w:rPr>
          <w:rFonts w:ascii="Arial" w:eastAsiaTheme="minorHAnsi" w:hAnsi="Arial" w:cs="Arial"/>
          <w:sz w:val="24"/>
          <w:szCs w:val="24"/>
          <w:lang w:val="ru-RU"/>
        </w:rPr>
        <w:t>CSI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, как </w:t>
      </w:r>
      <w:r w:rsidRPr="000E527F">
        <w:rPr>
          <w:rFonts w:ascii="Arial" w:eastAsiaTheme="minorHAnsi" w:hAnsi="Arial" w:cs="Arial"/>
          <w:sz w:val="24"/>
          <w:szCs w:val="24"/>
          <w:lang w:val="ru-RU"/>
        </w:rPr>
        <w:t>отношение суммы взвешенных оценок всех параметров к сумме максимальных взвешенных оценок всех параметров</w:t>
      </w:r>
      <w:r w:rsidRPr="004C7B5C">
        <w:rPr>
          <w:rFonts w:ascii="Arial" w:eastAsiaTheme="minorHAnsi" w:hAnsi="Arial" w:cs="Arial"/>
          <w:sz w:val="24"/>
          <w:szCs w:val="24"/>
          <w:lang w:val="ru-RU"/>
        </w:rPr>
        <w:t xml:space="preserve">, переведенное в </w:t>
      </w:r>
      <w:r>
        <w:rPr>
          <w:rFonts w:ascii="Arial" w:eastAsiaTheme="minorHAnsi" w:hAnsi="Arial" w:cs="Arial"/>
          <w:sz w:val="24"/>
          <w:szCs w:val="24"/>
          <w:lang w:val="ru-RU"/>
        </w:rPr>
        <w:t>процентное</w:t>
      </w:r>
      <w:r w:rsidRPr="004C7B5C">
        <w:rPr>
          <w:rFonts w:ascii="Arial" w:eastAsiaTheme="minorHAnsi" w:hAnsi="Arial" w:cs="Arial"/>
          <w:sz w:val="24"/>
          <w:szCs w:val="24"/>
          <w:lang w:val="ru-RU"/>
        </w:rPr>
        <w:t xml:space="preserve"> соотношение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 (%)</w:t>
      </w:r>
      <w:r w:rsidRPr="004C7B5C">
        <w:rPr>
          <w:rFonts w:ascii="Arial" w:eastAsiaTheme="minorHAnsi" w:hAnsi="Arial" w:cs="Arial"/>
          <w:sz w:val="24"/>
          <w:szCs w:val="24"/>
          <w:lang w:val="ru-RU"/>
        </w:rPr>
        <w:t>:</w:t>
      </w:r>
    </w:p>
    <w:tbl>
      <w:tblPr>
        <w:tblW w:w="0" w:type="auto"/>
        <w:tblInd w:w="709" w:type="dxa"/>
        <w:tblLook w:val="04A0" w:firstRow="1" w:lastRow="0" w:firstColumn="1" w:lastColumn="0" w:noHBand="0" w:noVBand="1"/>
      </w:tblPr>
      <w:tblGrid>
        <w:gridCol w:w="4962"/>
        <w:gridCol w:w="1134"/>
        <w:gridCol w:w="1134"/>
      </w:tblGrid>
      <w:tr w:rsidR="0015785D" w:rsidRPr="00623655" w14:paraId="1E451AD9" w14:textId="77777777" w:rsidTr="00EF5E81">
        <w:trPr>
          <w:trHeight w:val="211"/>
        </w:trPr>
        <w:tc>
          <w:tcPr>
            <w:tcW w:w="4962" w:type="dxa"/>
            <w:tcBorders>
              <w:bottom w:val="single" w:sz="4" w:space="0" w:color="auto"/>
            </w:tcBorders>
          </w:tcPr>
          <w:p w14:paraId="0873C22D" w14:textId="77777777" w:rsidR="0015785D" w:rsidRPr="00623655" w:rsidRDefault="0015785D" w:rsidP="00EF5E8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46" w:name="_Hlk119325541"/>
            <w:r w:rsidRPr="00623655">
              <w:rPr>
                <w:rFonts w:ascii="Arial" w:hAnsi="Arial" w:cs="Arial"/>
                <w:sz w:val="24"/>
                <w:szCs w:val="24"/>
              </w:rPr>
              <w:t>∑</w:t>
            </w:r>
            <w:r>
              <w:rPr>
                <w:rFonts w:ascii="Arial" w:hAnsi="Arial" w:cs="Arial"/>
                <w:sz w:val="24"/>
                <w:szCs w:val="24"/>
              </w:rPr>
              <w:t>в</w:t>
            </w:r>
            <w:r w:rsidRPr="00623655">
              <w:rPr>
                <w:rFonts w:ascii="Arial" w:hAnsi="Arial" w:cs="Arial"/>
                <w:sz w:val="24"/>
                <w:szCs w:val="24"/>
              </w:rPr>
              <w:t>з</w:t>
            </w:r>
            <w:r>
              <w:rPr>
                <w:rFonts w:ascii="Arial" w:hAnsi="Arial" w:cs="Arial"/>
                <w:sz w:val="24"/>
                <w:szCs w:val="24"/>
              </w:rPr>
              <w:t xml:space="preserve">вешенных оценок </w:t>
            </w:r>
          </w:p>
        </w:tc>
        <w:tc>
          <w:tcPr>
            <w:tcW w:w="1134" w:type="dxa"/>
            <w:vMerge w:val="restart"/>
            <w:vAlign w:val="center"/>
          </w:tcPr>
          <w:p w14:paraId="5BECDC89" w14:textId="77777777" w:rsidR="0015785D" w:rsidRPr="00623655" w:rsidRDefault="0015785D" w:rsidP="00EF5E8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*</w:t>
            </w:r>
            <w:r w:rsidRPr="00623655">
              <w:rPr>
                <w:rFonts w:ascii="Arial" w:hAnsi="Arial" w:cs="Arial"/>
                <w:sz w:val="24"/>
                <w:szCs w:val="24"/>
              </w:rPr>
              <w:t xml:space="preserve"> 100 %</w:t>
            </w:r>
          </w:p>
        </w:tc>
        <w:tc>
          <w:tcPr>
            <w:tcW w:w="1134" w:type="dxa"/>
            <w:vMerge w:val="restart"/>
            <w:vAlign w:val="center"/>
          </w:tcPr>
          <w:p w14:paraId="28D569B5" w14:textId="77777777" w:rsidR="0015785D" w:rsidRPr="00623655" w:rsidRDefault="0015785D" w:rsidP="00EF5E81">
            <w:pPr>
              <w:rPr>
                <w:rFonts w:ascii="Arial" w:hAnsi="Arial" w:cs="Arial"/>
                <w:sz w:val="24"/>
                <w:szCs w:val="24"/>
              </w:rPr>
            </w:pPr>
            <w:r w:rsidRPr="00623655">
              <w:rPr>
                <w:rFonts w:ascii="Arial" w:hAnsi="Arial" w:cs="Arial"/>
                <w:sz w:val="24"/>
                <w:szCs w:val="24"/>
              </w:rPr>
              <w:t>= CSI</w:t>
            </w:r>
          </w:p>
        </w:tc>
      </w:tr>
      <w:tr w:rsidR="0015785D" w:rsidRPr="00623655" w14:paraId="39A76058" w14:textId="77777777" w:rsidTr="00EF5E81">
        <w:tc>
          <w:tcPr>
            <w:tcW w:w="4962" w:type="dxa"/>
            <w:tcBorders>
              <w:top w:val="single" w:sz="4" w:space="0" w:color="auto"/>
            </w:tcBorders>
          </w:tcPr>
          <w:p w14:paraId="5C23C55B" w14:textId="77777777" w:rsidR="0015785D" w:rsidRPr="00D857E9" w:rsidRDefault="0015785D" w:rsidP="00EF5E81">
            <w:pPr>
              <w:spacing w:after="12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857E9">
              <w:rPr>
                <w:rFonts w:ascii="Arial" w:hAnsi="Arial" w:cs="Arial"/>
                <w:sz w:val="24"/>
                <w:szCs w:val="24"/>
              </w:rPr>
              <w:t>∑максимальных вз</w:t>
            </w:r>
            <w:r>
              <w:rPr>
                <w:rFonts w:ascii="Arial" w:hAnsi="Arial" w:cs="Arial"/>
                <w:sz w:val="24"/>
                <w:szCs w:val="24"/>
              </w:rPr>
              <w:t>вешенных</w:t>
            </w:r>
            <w:r w:rsidRPr="00D857E9">
              <w:rPr>
                <w:rFonts w:ascii="Arial" w:hAnsi="Arial" w:cs="Arial"/>
                <w:sz w:val="24"/>
                <w:szCs w:val="24"/>
              </w:rPr>
              <w:t xml:space="preserve"> оценок</w:t>
            </w:r>
          </w:p>
        </w:tc>
        <w:tc>
          <w:tcPr>
            <w:tcW w:w="1134" w:type="dxa"/>
            <w:vMerge/>
          </w:tcPr>
          <w:p w14:paraId="63571BAF" w14:textId="77777777" w:rsidR="0015785D" w:rsidRPr="00623655" w:rsidRDefault="0015785D" w:rsidP="00EF5E81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34" w:type="dxa"/>
            <w:vMerge/>
          </w:tcPr>
          <w:p w14:paraId="1FCDEA6F" w14:textId="77777777" w:rsidR="0015785D" w:rsidRPr="00623655" w:rsidRDefault="0015785D" w:rsidP="00EF5E81">
            <w:pPr>
              <w:spacing w:after="12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bookmarkEnd w:id="46"/>
    <w:p w14:paraId="6527D666" w14:textId="6FC9DD33" w:rsidR="0015785D" w:rsidRDefault="0015785D" w:rsidP="0015785D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7C465E">
        <w:rPr>
          <w:rFonts w:ascii="Arial" w:eastAsiaTheme="minorHAnsi" w:hAnsi="Arial" w:cs="Arial"/>
          <w:sz w:val="24"/>
          <w:szCs w:val="24"/>
          <w:lang w:val="ru-RU"/>
        </w:rPr>
        <w:t xml:space="preserve">Величины, необходимые 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для определения </w:t>
      </w:r>
      <w:r>
        <w:rPr>
          <w:rFonts w:ascii="Arial" w:eastAsiaTheme="minorHAnsi" w:hAnsi="Arial" w:cs="Arial"/>
          <w:sz w:val="24"/>
          <w:szCs w:val="24"/>
        </w:rPr>
        <w:t>CSI</w:t>
      </w:r>
      <w:r>
        <w:rPr>
          <w:rFonts w:ascii="Arial" w:eastAsiaTheme="minorHAnsi" w:hAnsi="Arial" w:cs="Arial"/>
          <w:sz w:val="24"/>
          <w:szCs w:val="24"/>
          <w:lang w:val="ru-RU"/>
        </w:rPr>
        <w:t>, и формулы для их расчёта приведены в таблице 4.</w:t>
      </w:r>
    </w:p>
    <w:p w14:paraId="2E37DCB9" w14:textId="77777777" w:rsidR="00B40B49" w:rsidRPr="00A66C98" w:rsidRDefault="00B40B49" w:rsidP="00B40B49">
      <w:pPr>
        <w:pStyle w:val="ab"/>
        <w:tabs>
          <w:tab w:val="left" w:pos="1560"/>
        </w:tabs>
        <w:spacing w:before="0" w:after="0" w:line="240" w:lineRule="auto"/>
        <w:ind w:left="709"/>
        <w:rPr>
          <w:rFonts w:ascii="Arial" w:eastAsiaTheme="minorHAnsi" w:hAnsi="Arial" w:cs="Arial"/>
          <w:sz w:val="24"/>
          <w:szCs w:val="24"/>
          <w:lang w:val="ru-RU"/>
        </w:rPr>
      </w:pPr>
    </w:p>
    <w:p w14:paraId="4458FD5E" w14:textId="77777777" w:rsidR="0015785D" w:rsidRPr="00923C2D" w:rsidRDefault="0015785D" w:rsidP="00B40B49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23C2D">
        <w:rPr>
          <w:rFonts w:ascii="Arial" w:hAnsi="Arial" w:cs="Arial"/>
          <w:sz w:val="24"/>
          <w:szCs w:val="24"/>
        </w:rPr>
        <w:t xml:space="preserve">Таблица </w:t>
      </w:r>
      <w:r>
        <w:rPr>
          <w:rFonts w:ascii="Arial" w:hAnsi="Arial" w:cs="Arial"/>
          <w:sz w:val="24"/>
          <w:szCs w:val="24"/>
        </w:rPr>
        <w:t>4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6379"/>
      </w:tblGrid>
      <w:tr w:rsidR="00B40B49" w:rsidRPr="007C465E" w14:paraId="0D3FBCE0" w14:textId="77777777" w:rsidTr="00B40B49">
        <w:trPr>
          <w:trHeight w:val="477"/>
          <w:tblHeader/>
        </w:trPr>
        <w:tc>
          <w:tcPr>
            <w:tcW w:w="3544" w:type="dxa"/>
            <w:shd w:val="clear" w:color="auto" w:fill="DBDBDB" w:themeFill="accent3" w:themeFillTint="66"/>
            <w:vAlign w:val="center"/>
          </w:tcPr>
          <w:p w14:paraId="12066021" w14:textId="77777777" w:rsidR="00B40B49" w:rsidRPr="007C465E" w:rsidRDefault="00B40B49" w:rsidP="00B40B4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t>Наименование величин</w:t>
            </w:r>
          </w:p>
        </w:tc>
        <w:tc>
          <w:tcPr>
            <w:tcW w:w="6379" w:type="dxa"/>
            <w:shd w:val="clear" w:color="auto" w:fill="DBDBDB" w:themeFill="accent3" w:themeFillTint="66"/>
            <w:vAlign w:val="center"/>
          </w:tcPr>
          <w:p w14:paraId="19A29520" w14:textId="77777777" w:rsidR="00B40B49" w:rsidRPr="007C465E" w:rsidRDefault="00B40B49" w:rsidP="00B40B49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t>Формулы для расчёта</w:t>
            </w:r>
          </w:p>
        </w:tc>
      </w:tr>
      <w:tr w:rsidR="00B40B49" w:rsidRPr="001862E4" w14:paraId="7C33879E" w14:textId="77777777" w:rsidTr="00B40B49">
        <w:tc>
          <w:tcPr>
            <w:tcW w:w="3544" w:type="dxa"/>
            <w:vAlign w:val="center"/>
          </w:tcPr>
          <w:p w14:paraId="1501494E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t xml:space="preserve">Взвешенная оценка </w:t>
            </w:r>
          </w:p>
        </w:tc>
        <w:tc>
          <w:tcPr>
            <w:tcW w:w="6379" w:type="dxa"/>
          </w:tcPr>
          <w:p w14:paraId="6D65F9F8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= произведение </w:t>
            </w:r>
            <w:r w:rsidRPr="007C465E">
              <w:rPr>
                <w:rFonts w:ascii="Arial" w:hAnsi="Arial" w:cs="Arial"/>
                <w:sz w:val="20"/>
                <w:szCs w:val="20"/>
              </w:rPr>
              <w:t>вес</w:t>
            </w:r>
            <w:r>
              <w:rPr>
                <w:rFonts w:ascii="Arial" w:hAnsi="Arial" w:cs="Arial"/>
                <w:sz w:val="20"/>
                <w:szCs w:val="20"/>
              </w:rPr>
              <w:t>а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 важности </w:t>
            </w:r>
            <w:r>
              <w:rPr>
                <w:rFonts w:ascii="Arial" w:hAnsi="Arial" w:cs="Arial"/>
                <w:sz w:val="20"/>
                <w:szCs w:val="20"/>
              </w:rPr>
              <w:t>(</w:t>
            </w:r>
            <w:r w:rsidRPr="007C465E">
              <w:rPr>
                <w:rFonts w:ascii="Arial" w:hAnsi="Arial" w:cs="Arial"/>
                <w:sz w:val="20"/>
                <w:szCs w:val="20"/>
              </w:rPr>
              <w:t>%</w:t>
            </w:r>
            <w:r>
              <w:rPr>
                <w:rFonts w:ascii="Arial" w:hAnsi="Arial" w:cs="Arial"/>
                <w:sz w:val="20"/>
                <w:szCs w:val="20"/>
              </w:rPr>
              <w:t>) и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 оценк</w:t>
            </w:r>
            <w:r>
              <w:rPr>
                <w:rFonts w:ascii="Arial" w:hAnsi="Arial" w:cs="Arial"/>
                <w:sz w:val="20"/>
                <w:szCs w:val="20"/>
              </w:rPr>
              <w:t>и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 удовлетворенности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52535">
              <w:rPr>
                <w:rFonts w:ascii="Arial" w:hAnsi="Arial" w:cs="Arial"/>
                <w:sz w:val="20"/>
                <w:szCs w:val="20"/>
              </w:rPr>
              <w:t xml:space="preserve">по каждому параметру </w:t>
            </w:r>
          </w:p>
        </w:tc>
      </w:tr>
      <w:tr w:rsidR="00B40B49" w:rsidRPr="001862E4" w14:paraId="3E19D13C" w14:textId="77777777" w:rsidTr="00B40B49">
        <w:tc>
          <w:tcPr>
            <w:tcW w:w="3544" w:type="dxa"/>
            <w:vAlign w:val="center"/>
          </w:tcPr>
          <w:p w14:paraId="2DC3E60B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О</w:t>
            </w:r>
            <w:r w:rsidRPr="00F25990">
              <w:rPr>
                <w:rFonts w:ascii="Arial" w:hAnsi="Arial" w:cs="Arial"/>
                <w:sz w:val="20"/>
                <w:szCs w:val="20"/>
              </w:rPr>
              <w:t>ценк</w:t>
            </w:r>
            <w:r>
              <w:rPr>
                <w:rFonts w:ascii="Arial" w:hAnsi="Arial" w:cs="Arial"/>
                <w:sz w:val="20"/>
                <w:szCs w:val="20"/>
              </w:rPr>
              <w:t>а</w:t>
            </w:r>
            <w:r w:rsidRPr="00F25990">
              <w:rPr>
                <w:rFonts w:ascii="Arial" w:hAnsi="Arial" w:cs="Arial"/>
                <w:sz w:val="20"/>
                <w:szCs w:val="20"/>
              </w:rPr>
              <w:t xml:space="preserve"> удовлетворенности по каждому параметру</w:t>
            </w:r>
          </w:p>
        </w:tc>
        <w:tc>
          <w:tcPr>
            <w:tcW w:w="6379" w:type="dxa"/>
          </w:tcPr>
          <w:p w14:paraId="4F5D01C5" w14:textId="77777777" w:rsidR="00B40B49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 w:rsidRPr="00AB17D8">
              <w:rPr>
                <w:rFonts w:ascii="Arial" w:hAnsi="Arial" w:cs="Arial"/>
                <w:sz w:val="20"/>
                <w:szCs w:val="20"/>
              </w:rPr>
              <w:t>= среднее суммарное значение в баллах по количеству респондентов</w:t>
            </w:r>
          </w:p>
        </w:tc>
      </w:tr>
      <w:tr w:rsidR="00B40B49" w:rsidRPr="001862E4" w14:paraId="61D1B821" w14:textId="77777777" w:rsidTr="00B40B49">
        <w:tc>
          <w:tcPr>
            <w:tcW w:w="3544" w:type="dxa"/>
            <w:vAlign w:val="center"/>
          </w:tcPr>
          <w:p w14:paraId="72314022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t>Вес важности</w:t>
            </w:r>
            <w:r>
              <w:rPr>
                <w:rFonts w:ascii="Arial" w:hAnsi="Arial" w:cs="Arial"/>
                <w:sz w:val="20"/>
                <w:szCs w:val="20"/>
              </w:rPr>
              <w:t xml:space="preserve"> параметра</w:t>
            </w:r>
          </w:p>
        </w:tc>
        <w:tc>
          <w:tcPr>
            <w:tcW w:w="6379" w:type="dxa"/>
          </w:tcPr>
          <w:p w14:paraId="66764213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= сумма 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баллов, проставленных каждым респондентом по каждому показателю </w:t>
            </w:r>
          </w:p>
        </w:tc>
      </w:tr>
      <w:tr w:rsidR="00B40B49" w:rsidRPr="001862E4" w14:paraId="0F42A7E8" w14:textId="77777777" w:rsidTr="00B40B49">
        <w:tc>
          <w:tcPr>
            <w:tcW w:w="3544" w:type="dxa"/>
            <w:vAlign w:val="center"/>
          </w:tcPr>
          <w:p w14:paraId="018E5370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t>Вес важности (%)</w:t>
            </w:r>
          </w:p>
        </w:tc>
        <w:tc>
          <w:tcPr>
            <w:tcW w:w="6379" w:type="dxa"/>
          </w:tcPr>
          <w:p w14:paraId="4C23AA22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t xml:space="preserve">= </w:t>
            </w:r>
            <w:r>
              <w:rPr>
                <w:rFonts w:ascii="Arial" w:hAnsi="Arial" w:cs="Arial"/>
                <w:sz w:val="20"/>
                <w:szCs w:val="20"/>
              </w:rPr>
              <w:t xml:space="preserve">(отношение </w:t>
            </w:r>
            <w:r w:rsidRPr="007C465E">
              <w:rPr>
                <w:rFonts w:ascii="Arial" w:hAnsi="Arial" w:cs="Arial"/>
                <w:sz w:val="20"/>
                <w:szCs w:val="20"/>
              </w:rPr>
              <w:t>вес</w:t>
            </w:r>
            <w:r>
              <w:rPr>
                <w:rFonts w:ascii="Arial" w:hAnsi="Arial" w:cs="Arial"/>
                <w:sz w:val="20"/>
                <w:szCs w:val="20"/>
              </w:rPr>
              <w:t>а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 важности</w:t>
            </w:r>
            <w:r>
              <w:rPr>
                <w:rFonts w:ascii="Arial" w:hAnsi="Arial" w:cs="Arial"/>
                <w:sz w:val="20"/>
                <w:szCs w:val="20"/>
              </w:rPr>
              <w:t xml:space="preserve"> к сумме </w:t>
            </w:r>
            <w:r w:rsidRPr="007C465E">
              <w:rPr>
                <w:rFonts w:ascii="Arial" w:hAnsi="Arial" w:cs="Arial"/>
                <w:sz w:val="20"/>
                <w:szCs w:val="20"/>
              </w:rPr>
              <w:t>вес</w:t>
            </w:r>
            <w:r>
              <w:rPr>
                <w:rFonts w:ascii="Arial" w:hAnsi="Arial" w:cs="Arial"/>
                <w:sz w:val="20"/>
                <w:szCs w:val="20"/>
              </w:rPr>
              <w:t>а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 важности всех параметров) *100%</w:t>
            </w:r>
          </w:p>
        </w:tc>
      </w:tr>
      <w:tr w:rsidR="00B40B49" w:rsidRPr="001862E4" w14:paraId="5C7B1835" w14:textId="77777777" w:rsidTr="00B40B49">
        <w:tc>
          <w:tcPr>
            <w:tcW w:w="3544" w:type="dxa"/>
            <w:vAlign w:val="center"/>
          </w:tcPr>
          <w:p w14:paraId="52672A7D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lastRenderedPageBreak/>
              <w:t>Максимальная взвешенная оценка</w:t>
            </w:r>
          </w:p>
        </w:tc>
        <w:tc>
          <w:tcPr>
            <w:tcW w:w="6379" w:type="dxa"/>
          </w:tcPr>
          <w:p w14:paraId="5AD5F093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t xml:space="preserve">= </w:t>
            </w:r>
            <w:r>
              <w:rPr>
                <w:rFonts w:ascii="Arial" w:hAnsi="Arial" w:cs="Arial"/>
                <w:sz w:val="20"/>
                <w:szCs w:val="20"/>
              </w:rPr>
              <w:t xml:space="preserve">произведение </w:t>
            </w:r>
            <w:r w:rsidRPr="007C465E">
              <w:rPr>
                <w:rFonts w:ascii="Arial" w:hAnsi="Arial" w:cs="Arial"/>
                <w:sz w:val="20"/>
                <w:szCs w:val="20"/>
              </w:rPr>
              <w:t>вес</w:t>
            </w:r>
            <w:r>
              <w:rPr>
                <w:rFonts w:ascii="Arial" w:hAnsi="Arial" w:cs="Arial"/>
                <w:sz w:val="20"/>
                <w:szCs w:val="20"/>
              </w:rPr>
              <w:t>а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 важности (%)</w:t>
            </w:r>
            <w:r>
              <w:rPr>
                <w:rFonts w:ascii="Arial" w:hAnsi="Arial" w:cs="Arial"/>
                <w:sz w:val="20"/>
                <w:szCs w:val="20"/>
              </w:rPr>
              <w:t xml:space="preserve"> и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 максимальн</w:t>
            </w:r>
            <w:r>
              <w:rPr>
                <w:rFonts w:ascii="Arial" w:hAnsi="Arial" w:cs="Arial"/>
                <w:sz w:val="20"/>
                <w:szCs w:val="20"/>
              </w:rPr>
              <w:t>ой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 оценк</w:t>
            </w:r>
            <w:r>
              <w:rPr>
                <w:rFonts w:ascii="Arial" w:hAnsi="Arial" w:cs="Arial"/>
                <w:sz w:val="20"/>
                <w:szCs w:val="20"/>
              </w:rPr>
              <w:t>и</w:t>
            </w:r>
            <w:r w:rsidRPr="007C465E">
              <w:rPr>
                <w:rFonts w:ascii="Arial" w:hAnsi="Arial" w:cs="Arial"/>
                <w:sz w:val="20"/>
                <w:szCs w:val="20"/>
              </w:rPr>
              <w:t xml:space="preserve"> удовлетворенности</w:t>
            </w:r>
          </w:p>
        </w:tc>
      </w:tr>
      <w:tr w:rsidR="00B40B49" w:rsidRPr="001862E4" w14:paraId="23F15173" w14:textId="77777777" w:rsidTr="00B40B49">
        <w:tc>
          <w:tcPr>
            <w:tcW w:w="3544" w:type="dxa"/>
            <w:vAlign w:val="center"/>
          </w:tcPr>
          <w:p w14:paraId="71065462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t>Максимальная оценка удовлетворенности</w:t>
            </w:r>
          </w:p>
        </w:tc>
        <w:tc>
          <w:tcPr>
            <w:tcW w:w="6379" w:type="dxa"/>
          </w:tcPr>
          <w:p w14:paraId="1AE024D2" w14:textId="77777777" w:rsidR="00B40B49" w:rsidRPr="007C465E" w:rsidRDefault="00B40B49" w:rsidP="003A3E40">
            <w:pPr>
              <w:ind w:left="69"/>
              <w:rPr>
                <w:rFonts w:ascii="Arial" w:hAnsi="Arial" w:cs="Arial"/>
                <w:sz w:val="20"/>
                <w:szCs w:val="20"/>
              </w:rPr>
            </w:pPr>
            <w:r w:rsidRPr="007C465E">
              <w:rPr>
                <w:rFonts w:ascii="Arial" w:hAnsi="Arial" w:cs="Arial"/>
                <w:sz w:val="20"/>
                <w:szCs w:val="20"/>
              </w:rPr>
              <w:t>= 5 (константа, которая определена исходя из применения 5-бальной шкалы)</w:t>
            </w:r>
          </w:p>
        </w:tc>
      </w:tr>
    </w:tbl>
    <w:p w14:paraId="7BCE755A" w14:textId="27565E85" w:rsidR="0015785D" w:rsidRDefault="0015785D" w:rsidP="0015785D">
      <w:pPr>
        <w:pStyle w:val="ab"/>
        <w:numPr>
          <w:ilvl w:val="3"/>
          <w:numId w:val="1"/>
        </w:numPr>
        <w:tabs>
          <w:tab w:val="left" w:pos="1560"/>
        </w:tabs>
        <w:spacing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 xml:space="preserve">Пример расчётной таблицы величин приведен на рисунке </w:t>
      </w:r>
      <w:r w:rsidR="00B40B49">
        <w:rPr>
          <w:rFonts w:ascii="Arial" w:eastAsiaTheme="minorHAnsi" w:hAnsi="Arial" w:cs="Arial"/>
          <w:sz w:val="24"/>
          <w:szCs w:val="24"/>
          <w:lang w:val="ru-RU"/>
        </w:rPr>
        <w:t>2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. </w:t>
      </w:r>
      <w:r w:rsidRPr="00BA13B1">
        <w:rPr>
          <w:rFonts w:ascii="Arial" w:eastAsiaTheme="minorHAnsi" w:hAnsi="Arial" w:cs="Arial"/>
          <w:sz w:val="24"/>
          <w:szCs w:val="24"/>
          <w:lang w:val="ru-RU"/>
        </w:rPr>
        <w:t xml:space="preserve">На данном примере CSI = </w:t>
      </w:r>
      <m:oMath>
        <m:f>
          <m:fPr>
            <m:ctrlPr>
              <w:rPr>
                <w:rFonts w:ascii="Cambria Math" w:eastAsiaTheme="minorHAnsi" w:hAnsi="Cambria Math" w:cs="Arial"/>
                <w:i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HAnsi" w:hAnsi="Cambria Math" w:cs="Arial"/>
                <w:sz w:val="24"/>
                <w:szCs w:val="24"/>
                <w:lang w:val="ru-RU"/>
              </w:rPr>
              <m:t>392.46</m:t>
            </m:r>
          </m:num>
          <m:den>
            <m:r>
              <w:rPr>
                <w:rFonts w:ascii="Cambria Math" w:eastAsiaTheme="minorHAnsi" w:hAnsi="Cambria Math" w:cs="Arial"/>
                <w:sz w:val="24"/>
                <w:szCs w:val="24"/>
                <w:lang w:val="ru-RU"/>
              </w:rPr>
              <m:t>500</m:t>
            </m:r>
          </m:den>
        </m:f>
        <m:r>
          <w:rPr>
            <w:rFonts w:ascii="Cambria Math" w:eastAsiaTheme="minorHAnsi" w:hAnsi="Cambria Math" w:cs="Arial"/>
            <w:sz w:val="24"/>
            <w:szCs w:val="24"/>
            <w:lang w:val="ru-RU"/>
          </w:rPr>
          <m:t>*100=</m:t>
        </m:r>
      </m:oMath>
      <w:r>
        <w:rPr>
          <w:rFonts w:ascii="Arial" w:eastAsiaTheme="minorHAnsi" w:hAnsi="Arial" w:cs="Arial"/>
          <w:sz w:val="24"/>
          <w:szCs w:val="24"/>
          <w:lang w:val="ru-RU"/>
        </w:rPr>
        <w:t xml:space="preserve"> </w:t>
      </w:r>
      <w:r w:rsidRPr="00BA13B1">
        <w:rPr>
          <w:rFonts w:ascii="Arial" w:eastAsiaTheme="minorHAnsi" w:hAnsi="Arial" w:cs="Arial"/>
          <w:sz w:val="24"/>
          <w:szCs w:val="24"/>
          <w:lang w:val="ru-RU"/>
        </w:rPr>
        <w:t>78%</w:t>
      </w:r>
      <w:r>
        <w:rPr>
          <w:rFonts w:ascii="Arial" w:eastAsiaTheme="minorHAnsi" w:hAnsi="Arial" w:cs="Arial"/>
          <w:sz w:val="24"/>
          <w:szCs w:val="24"/>
          <w:lang w:val="ru-RU"/>
        </w:rPr>
        <w:t>.</w:t>
      </w:r>
    </w:p>
    <w:p w14:paraId="3A78EFF6" w14:textId="77777777" w:rsidR="0015785D" w:rsidRPr="00D532BD" w:rsidRDefault="0015785D" w:rsidP="0015785D">
      <w:pPr>
        <w:tabs>
          <w:tab w:val="left" w:pos="1560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4C9A8A5B" w14:textId="77777777" w:rsidR="0015785D" w:rsidRPr="002D20E4" w:rsidRDefault="0015785D" w:rsidP="0015785D">
      <w:pPr>
        <w:spacing w:after="0" w:line="240" w:lineRule="auto"/>
        <w:contextualSpacing/>
        <w:rPr>
          <w:rFonts w:ascii="Arial" w:hAnsi="Arial" w:cs="Arial"/>
          <w:color w:val="44546A" w:themeColor="text2"/>
          <w:sz w:val="24"/>
          <w:szCs w:val="24"/>
        </w:rPr>
      </w:pPr>
      <w:r w:rsidRPr="002D20E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8471CC" wp14:editId="180E8278">
                <wp:simplePos x="0" y="0"/>
                <wp:positionH relativeFrom="column">
                  <wp:posOffset>3250151</wp:posOffset>
                </wp:positionH>
                <wp:positionV relativeFrom="paragraph">
                  <wp:posOffset>644028</wp:posOffset>
                </wp:positionV>
                <wp:extent cx="548419" cy="2806700"/>
                <wp:effectExtent l="19050" t="19050" r="23495" b="1270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419" cy="2806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C7E22" id="Прямоугольник 3" o:spid="_x0000_s1026" style="position:absolute;margin-left:255.9pt;margin-top:50.7pt;width:43.2pt;height:2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" filled="f" strokecolor="#2f528f" strokeweight="2.25pt"/>
            </w:pict>
          </mc:Fallback>
        </mc:AlternateContent>
      </w:r>
      <w:r w:rsidRPr="002D20E4">
        <w:rPr>
          <w:noProof/>
          <w:lang w:eastAsia="ru-RU"/>
        </w:rPr>
        <w:drawing>
          <wp:inline distT="0" distB="0" distL="0" distR="0" wp14:anchorId="7FAFE3AC" wp14:editId="19BE3286">
            <wp:extent cx="6115050" cy="3486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A4AA" w14:textId="18E4A89B" w:rsidR="0015785D" w:rsidRDefault="0015785D" w:rsidP="0015785D">
      <w:pPr>
        <w:spacing w:after="120" w:line="240" w:lineRule="auto"/>
        <w:ind w:firstLine="709"/>
        <w:contextualSpacing/>
        <w:rPr>
          <w:rFonts w:ascii="Arial" w:hAnsi="Arial" w:cs="Arial"/>
          <w:sz w:val="24"/>
          <w:szCs w:val="24"/>
        </w:rPr>
      </w:pPr>
      <w:bookmarkStart w:id="47" w:name="_Hlk168475180"/>
      <w:r w:rsidRPr="00352535">
        <w:rPr>
          <w:rFonts w:ascii="Arial" w:hAnsi="Arial" w:cs="Arial"/>
          <w:sz w:val="24"/>
          <w:szCs w:val="24"/>
        </w:rPr>
        <w:t xml:space="preserve">Рисунок </w:t>
      </w:r>
      <w:r w:rsidR="00B40B49">
        <w:rPr>
          <w:rFonts w:ascii="Arial" w:hAnsi="Arial" w:cs="Arial"/>
          <w:sz w:val="24"/>
          <w:szCs w:val="24"/>
        </w:rPr>
        <w:t>2</w:t>
      </w:r>
      <w:r w:rsidRPr="00352535">
        <w:rPr>
          <w:rFonts w:ascii="Arial" w:hAnsi="Arial" w:cs="Arial"/>
          <w:sz w:val="24"/>
          <w:szCs w:val="24"/>
        </w:rPr>
        <w:t xml:space="preserve"> – Пример расчётной таблицы величин, необходимых для определения CSI.</w:t>
      </w:r>
    </w:p>
    <w:bookmarkEnd w:id="47"/>
    <w:p w14:paraId="164C0545" w14:textId="0331CC73" w:rsidR="0015785D" w:rsidRDefault="0015785D" w:rsidP="0015785D">
      <w:pPr>
        <w:pStyle w:val="ab"/>
        <w:numPr>
          <w:ilvl w:val="3"/>
          <w:numId w:val="1"/>
        </w:numPr>
        <w:tabs>
          <w:tab w:val="left" w:pos="1560"/>
        </w:tabs>
        <w:spacing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AB17D8">
        <w:rPr>
          <w:rFonts w:ascii="Arial" w:eastAsiaTheme="minorHAnsi" w:hAnsi="Arial" w:cs="Arial"/>
          <w:sz w:val="24"/>
          <w:szCs w:val="24"/>
          <w:lang w:val="ru-RU"/>
        </w:rPr>
        <w:t>Собранные данные визуализируются на диаграмме</w:t>
      </w:r>
      <w:r>
        <w:rPr>
          <w:rFonts w:ascii="Arial" w:eastAsiaTheme="minorHAnsi" w:hAnsi="Arial" w:cs="Arial"/>
          <w:sz w:val="24"/>
          <w:szCs w:val="24"/>
          <w:lang w:val="ru-RU"/>
        </w:rPr>
        <w:t xml:space="preserve">, которая показывает, как клиенты оценивают продукт </w:t>
      </w:r>
      <w:r w:rsidRPr="00B36D26">
        <w:rPr>
          <w:rFonts w:ascii="Arial" w:eastAsiaTheme="minorHAnsi" w:hAnsi="Arial" w:cs="Arial"/>
          <w:sz w:val="24"/>
          <w:szCs w:val="24"/>
          <w:lang w:val="ru-RU"/>
        </w:rPr>
        <w:t xml:space="preserve">и сервисы </w:t>
      </w:r>
      <w:r>
        <w:rPr>
          <w:rFonts w:ascii="Arial" w:eastAsiaTheme="minorHAnsi" w:hAnsi="Arial" w:cs="Arial"/>
          <w:sz w:val="24"/>
          <w:szCs w:val="24"/>
          <w:lang w:val="ru-RU"/>
        </w:rPr>
        <w:t>Компании, а также на что они в первую очередь обращают внимание при взаимодействии с Компанией и ее продуктом</w:t>
      </w:r>
      <w:r w:rsidRPr="00AB17D8">
        <w:rPr>
          <w:rFonts w:ascii="Arial" w:eastAsiaTheme="minorHAnsi" w:hAnsi="Arial" w:cs="Arial"/>
          <w:sz w:val="24"/>
          <w:szCs w:val="24"/>
          <w:lang w:val="ru-RU"/>
        </w:rPr>
        <w:t xml:space="preserve">. Пример диаграммы приведён на рисунке </w:t>
      </w:r>
      <w:r w:rsidR="00B40B49">
        <w:rPr>
          <w:rFonts w:ascii="Arial" w:eastAsiaTheme="minorHAnsi" w:hAnsi="Arial" w:cs="Arial"/>
          <w:sz w:val="24"/>
          <w:szCs w:val="24"/>
          <w:lang w:val="ru-RU"/>
        </w:rPr>
        <w:t>3</w:t>
      </w:r>
      <w:r w:rsidRPr="00AB17D8">
        <w:rPr>
          <w:rFonts w:ascii="Arial" w:eastAsiaTheme="minorHAnsi" w:hAnsi="Arial" w:cs="Arial"/>
          <w:sz w:val="24"/>
          <w:szCs w:val="24"/>
          <w:lang w:val="ru-RU"/>
        </w:rPr>
        <w:t>.</w:t>
      </w:r>
    </w:p>
    <w:p w14:paraId="3BD8D32C" w14:textId="77777777" w:rsidR="00085D96" w:rsidRDefault="0015785D" w:rsidP="00085D96">
      <w:pPr>
        <w:spacing w:after="120" w:line="240" w:lineRule="auto"/>
        <w:ind w:firstLine="709"/>
        <w:contextualSpacing/>
        <w:jc w:val="center"/>
        <w:rPr>
          <w:rFonts w:ascii="Arial" w:hAnsi="Arial" w:cs="Arial"/>
          <w:sz w:val="24"/>
          <w:szCs w:val="24"/>
        </w:rPr>
      </w:pPr>
      <w:r w:rsidRPr="002D20E4">
        <w:rPr>
          <w:noProof/>
          <w:lang w:eastAsia="ru-RU"/>
        </w:rPr>
        <w:lastRenderedPageBreak/>
        <w:drawing>
          <wp:inline distT="0" distB="0" distL="0" distR="0" wp14:anchorId="30A50E08" wp14:editId="275A3EFC">
            <wp:extent cx="4804012" cy="35547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881" cy="357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59F6" w14:textId="7D83942F" w:rsidR="0015785D" w:rsidRPr="00352535" w:rsidRDefault="0015785D" w:rsidP="0015785D">
      <w:pPr>
        <w:spacing w:after="120" w:line="240" w:lineRule="auto"/>
        <w:ind w:firstLine="709"/>
        <w:contextualSpacing/>
        <w:rPr>
          <w:rFonts w:ascii="Arial" w:hAnsi="Arial" w:cs="Arial"/>
          <w:sz w:val="24"/>
          <w:szCs w:val="24"/>
        </w:rPr>
      </w:pPr>
      <w:r w:rsidRPr="00352535">
        <w:rPr>
          <w:rFonts w:ascii="Arial" w:hAnsi="Arial" w:cs="Arial"/>
          <w:sz w:val="24"/>
          <w:szCs w:val="24"/>
        </w:rPr>
        <w:t xml:space="preserve">Рисунок </w:t>
      </w:r>
      <w:r w:rsidR="00B40B49">
        <w:rPr>
          <w:rFonts w:ascii="Arial" w:hAnsi="Arial" w:cs="Arial"/>
          <w:sz w:val="24"/>
          <w:szCs w:val="24"/>
        </w:rPr>
        <w:t>3</w:t>
      </w:r>
      <w:r w:rsidRPr="00352535">
        <w:rPr>
          <w:rFonts w:ascii="Arial" w:hAnsi="Arial" w:cs="Arial"/>
          <w:sz w:val="24"/>
          <w:szCs w:val="24"/>
        </w:rPr>
        <w:t xml:space="preserve"> – Пример диаграммы взаимосвязи топ-5 параметров для клиента и его оценке по всем параметрам.</w:t>
      </w:r>
    </w:p>
    <w:p w14:paraId="36EAF79A" w14:textId="70D203DA" w:rsidR="0015785D" w:rsidRDefault="0015785D" w:rsidP="0015785D">
      <w:pPr>
        <w:pStyle w:val="ab"/>
        <w:numPr>
          <w:ilvl w:val="3"/>
          <w:numId w:val="1"/>
        </w:numPr>
        <w:tabs>
          <w:tab w:val="left" w:pos="1560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D532BD">
        <w:rPr>
          <w:rFonts w:ascii="Arial" w:eastAsiaTheme="minorHAnsi" w:hAnsi="Arial" w:cs="Arial"/>
          <w:sz w:val="24"/>
          <w:szCs w:val="24"/>
          <w:lang w:val="ru-RU"/>
        </w:rPr>
        <w:t xml:space="preserve">Обработка и оценка результатов исследований осуществляется в соответствии </w:t>
      </w:r>
      <w:r w:rsidRPr="0080320E">
        <w:rPr>
          <w:rFonts w:ascii="Arial" w:eastAsiaTheme="minorHAnsi" w:hAnsi="Arial" w:cs="Arial"/>
          <w:sz w:val="24"/>
          <w:szCs w:val="24"/>
          <w:lang w:val="ru-RU"/>
        </w:rPr>
        <w:t>с 6.5 настоящей методики</w:t>
      </w:r>
      <w:r w:rsidRPr="00D532BD">
        <w:rPr>
          <w:rFonts w:ascii="Arial" w:eastAsiaTheme="minorHAnsi" w:hAnsi="Arial" w:cs="Arial"/>
          <w:sz w:val="24"/>
          <w:szCs w:val="24"/>
          <w:lang w:val="ru-RU"/>
        </w:rPr>
        <w:t>.</w:t>
      </w:r>
    </w:p>
    <w:p w14:paraId="6F29A27D" w14:textId="77777777" w:rsidR="0015785D" w:rsidRPr="00A8212B" w:rsidRDefault="0015785D" w:rsidP="0015785D">
      <w:pPr>
        <w:pStyle w:val="2"/>
        <w:numPr>
          <w:ilvl w:val="1"/>
          <w:numId w:val="1"/>
        </w:numPr>
        <w:tabs>
          <w:tab w:val="left" w:pos="1134"/>
        </w:tabs>
        <w:spacing w:before="240" w:after="120" w:line="240" w:lineRule="auto"/>
        <w:ind w:left="0" w:firstLine="709"/>
        <w:rPr>
          <w:rFonts w:ascii="Arial" w:hAnsi="Arial" w:cs="Arial"/>
          <w:b/>
          <w:color w:val="008066"/>
          <w:sz w:val="28"/>
          <w:szCs w:val="32"/>
          <w:lang w:val="ru-RU"/>
        </w:rPr>
      </w:pPr>
      <w:bookmarkStart w:id="48" w:name="_Toc168492216"/>
      <w:r w:rsidRPr="00A66C98">
        <w:rPr>
          <w:rFonts w:ascii="Arial" w:hAnsi="Arial" w:cs="Arial"/>
          <w:b/>
          <w:color w:val="008066"/>
          <w:sz w:val="28"/>
          <w:szCs w:val="32"/>
          <w:lang w:val="ru-RU"/>
        </w:rPr>
        <w:t>Методология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р</w:t>
      </w:r>
      <w:r w:rsidRPr="003F66B7">
        <w:rPr>
          <w:rFonts w:ascii="Arial" w:hAnsi="Arial" w:cs="Arial"/>
          <w:b/>
          <w:color w:val="008066"/>
          <w:sz w:val="28"/>
          <w:szCs w:val="32"/>
          <w:lang w:val="ru-RU"/>
        </w:rPr>
        <w:t>асчет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а</w:t>
      </w:r>
      <w:r w:rsidRPr="003F66B7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</w:t>
      </w:r>
      <w:r w:rsidRPr="00A8212B">
        <w:rPr>
          <w:rFonts w:ascii="Arial" w:hAnsi="Arial" w:cs="Arial"/>
          <w:b/>
          <w:color w:val="008066"/>
          <w:sz w:val="28"/>
          <w:szCs w:val="32"/>
          <w:lang w:val="ru-RU"/>
        </w:rPr>
        <w:t>Q-фактор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а</w:t>
      </w:r>
      <w:bookmarkEnd w:id="48"/>
    </w:p>
    <w:p w14:paraId="2B4B838E" w14:textId="77777777" w:rsidR="0015785D" w:rsidRPr="00F72D37" w:rsidRDefault="0015785D" w:rsidP="0015785D">
      <w:pPr>
        <w:pStyle w:val="ab"/>
        <w:numPr>
          <w:ilvl w:val="2"/>
          <w:numId w:val="1"/>
        </w:numPr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F72D37">
        <w:rPr>
          <w:rFonts w:ascii="Arial" w:eastAsiaTheme="minorHAnsi" w:hAnsi="Arial" w:cs="Arial"/>
          <w:sz w:val="24"/>
          <w:szCs w:val="24"/>
          <w:lang w:val="ru-RU"/>
        </w:rPr>
        <w:t xml:space="preserve">В Компании применяется общий подход к расчёту Q-фактора. </w:t>
      </w:r>
      <w:r>
        <w:rPr>
          <w:rFonts w:ascii="Arial" w:eastAsiaTheme="minorHAnsi" w:hAnsi="Arial" w:cs="Arial"/>
          <w:sz w:val="24"/>
          <w:szCs w:val="24"/>
          <w:lang w:val="ru-RU"/>
        </w:rPr>
        <w:t>Сбор</w:t>
      </w:r>
      <w:r w:rsidRPr="00F72D37">
        <w:rPr>
          <w:rFonts w:ascii="Arial" w:eastAsiaTheme="minorHAnsi" w:hAnsi="Arial" w:cs="Arial"/>
          <w:sz w:val="24"/>
          <w:szCs w:val="24"/>
          <w:lang w:val="ru-RU"/>
        </w:rPr>
        <w:t xml:space="preserve"> данных осуществляется в автоматическом режиме: </w:t>
      </w:r>
    </w:p>
    <w:p w14:paraId="0B02B907" w14:textId="77777777" w:rsidR="0015785D" w:rsidRDefault="0015785D" w:rsidP="0015785D">
      <w:pPr>
        <w:pStyle w:val="ab"/>
        <w:numPr>
          <w:ilvl w:val="0"/>
          <w:numId w:val="39"/>
        </w:numPr>
        <w:tabs>
          <w:tab w:val="left" w:pos="709"/>
          <w:tab w:val="left" w:pos="993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eastAsiaTheme="minorHAnsi" w:hAnsi="Arial" w:cs="Arial"/>
          <w:sz w:val="24"/>
          <w:szCs w:val="24"/>
          <w:lang w:val="ru-RU"/>
        </w:rPr>
        <w:t xml:space="preserve">Для определения показателя </w:t>
      </w:r>
      <w:r w:rsidRPr="008F784B">
        <w:rPr>
          <w:rFonts w:ascii="Arial" w:eastAsiaTheme="minorHAnsi" w:hAnsi="Arial" w:cs="Arial"/>
          <w:sz w:val="24"/>
          <w:szCs w:val="24"/>
          <w:lang w:val="ru-RU"/>
        </w:rPr>
        <w:t xml:space="preserve">Q-фактора </w:t>
      </w:r>
      <w:r>
        <w:rPr>
          <w:rFonts w:ascii="Arial" w:eastAsiaTheme="minorHAnsi" w:hAnsi="Arial" w:cs="Arial"/>
          <w:sz w:val="24"/>
          <w:szCs w:val="24"/>
          <w:lang w:val="ru-RU"/>
        </w:rPr>
        <w:t>респондент отвечает</w:t>
      </w:r>
      <w:r w:rsidRPr="008F784B">
        <w:rPr>
          <w:rFonts w:ascii="Arial" w:eastAsiaTheme="minorHAnsi" w:hAnsi="Arial" w:cs="Arial"/>
          <w:sz w:val="24"/>
          <w:szCs w:val="24"/>
          <w:lang w:val="ru-RU"/>
        </w:rPr>
        <w:t xml:space="preserve"> на вопрос из анкеты «С какого раза вы приняли </w:t>
      </w:r>
      <w:r w:rsidRPr="005A6AEC">
        <w:rPr>
          <w:rFonts w:ascii="Arial" w:eastAsiaTheme="minorHAnsi" w:hAnsi="Arial" w:cs="Arial"/>
          <w:sz w:val="24"/>
          <w:szCs w:val="24"/>
          <w:lang w:val="ru-RU"/>
        </w:rPr>
        <w:t>квартиру?</w:t>
      </w:r>
      <w:r w:rsidRPr="008F784B">
        <w:rPr>
          <w:rFonts w:ascii="Arial" w:eastAsiaTheme="minorHAnsi" w:hAnsi="Arial" w:cs="Arial"/>
          <w:sz w:val="24"/>
          <w:szCs w:val="24"/>
          <w:lang w:val="ru-RU"/>
        </w:rPr>
        <w:t>»</w:t>
      </w:r>
      <w:r>
        <w:rPr>
          <w:rFonts w:ascii="Arial" w:eastAsiaTheme="minorHAnsi" w:hAnsi="Arial" w:cs="Arial"/>
          <w:sz w:val="24"/>
          <w:szCs w:val="24"/>
          <w:lang w:val="ru-RU"/>
        </w:rPr>
        <w:t>. Ответы</w:t>
      </w:r>
      <w:r w:rsidRPr="008F784B">
        <w:rPr>
          <w:rFonts w:ascii="Arial" w:eastAsiaTheme="minorHAnsi" w:hAnsi="Arial" w:cs="Arial"/>
          <w:sz w:val="24"/>
          <w:szCs w:val="24"/>
          <w:lang w:val="ru-RU"/>
        </w:rPr>
        <w:t xml:space="preserve"> сегментиру</w:t>
      </w:r>
      <w:r>
        <w:rPr>
          <w:rFonts w:ascii="Arial" w:eastAsiaTheme="minorHAnsi" w:hAnsi="Arial" w:cs="Arial"/>
          <w:sz w:val="24"/>
          <w:szCs w:val="24"/>
          <w:lang w:val="ru-RU"/>
        </w:rPr>
        <w:t>ю</w:t>
      </w:r>
      <w:r w:rsidRPr="008F784B">
        <w:rPr>
          <w:rFonts w:ascii="Arial" w:eastAsiaTheme="minorHAnsi" w:hAnsi="Arial" w:cs="Arial"/>
          <w:sz w:val="24"/>
          <w:szCs w:val="24"/>
          <w:lang w:val="ru-RU"/>
        </w:rPr>
        <w:t>тся по группам ответов:</w:t>
      </w:r>
    </w:p>
    <w:p w14:paraId="0280FE3D" w14:textId="77777777" w:rsidR="0015785D" w:rsidRDefault="0015785D" w:rsidP="0015785D">
      <w:pPr>
        <w:pStyle w:val="ab"/>
        <w:numPr>
          <w:ilvl w:val="0"/>
          <w:numId w:val="40"/>
        </w:numPr>
        <w:tabs>
          <w:tab w:val="left" w:pos="709"/>
          <w:tab w:val="left" w:pos="993"/>
          <w:tab w:val="left" w:pos="1134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8F784B">
        <w:rPr>
          <w:rFonts w:ascii="Arial" w:eastAsiaTheme="minorHAnsi" w:hAnsi="Arial" w:cs="Arial"/>
          <w:sz w:val="24"/>
          <w:szCs w:val="24"/>
          <w:lang w:val="ru-RU"/>
        </w:rPr>
        <w:t>«с первого раза»</w:t>
      </w:r>
      <w:r>
        <w:rPr>
          <w:rFonts w:ascii="Arial" w:eastAsiaTheme="minorHAnsi" w:hAnsi="Arial" w:cs="Arial"/>
          <w:sz w:val="24"/>
          <w:szCs w:val="24"/>
          <w:lang w:val="ru-RU"/>
        </w:rPr>
        <w:t>;</w:t>
      </w:r>
    </w:p>
    <w:p w14:paraId="29A62295" w14:textId="77777777" w:rsidR="0015785D" w:rsidRDefault="0015785D" w:rsidP="0015785D">
      <w:pPr>
        <w:pStyle w:val="ab"/>
        <w:numPr>
          <w:ilvl w:val="0"/>
          <w:numId w:val="40"/>
        </w:numPr>
        <w:tabs>
          <w:tab w:val="left" w:pos="709"/>
          <w:tab w:val="left" w:pos="993"/>
          <w:tab w:val="left" w:pos="1134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8F784B">
        <w:rPr>
          <w:rFonts w:ascii="Arial" w:eastAsiaTheme="minorHAnsi" w:hAnsi="Arial" w:cs="Arial"/>
          <w:sz w:val="24"/>
          <w:szCs w:val="24"/>
          <w:lang w:val="ru-RU"/>
        </w:rPr>
        <w:t>«со второго раза»</w:t>
      </w:r>
      <w:r>
        <w:rPr>
          <w:rFonts w:ascii="Arial" w:eastAsiaTheme="minorHAnsi" w:hAnsi="Arial" w:cs="Arial"/>
          <w:sz w:val="24"/>
          <w:szCs w:val="24"/>
          <w:lang w:val="ru-RU"/>
        </w:rPr>
        <w:t>;</w:t>
      </w:r>
    </w:p>
    <w:p w14:paraId="65897F5A" w14:textId="22797038" w:rsidR="0015785D" w:rsidRPr="00FB3EE3" w:rsidRDefault="0015785D" w:rsidP="0015785D">
      <w:pPr>
        <w:pStyle w:val="ab"/>
        <w:numPr>
          <w:ilvl w:val="0"/>
          <w:numId w:val="40"/>
        </w:numPr>
        <w:tabs>
          <w:tab w:val="left" w:pos="709"/>
          <w:tab w:val="left" w:pos="993"/>
          <w:tab w:val="left" w:pos="1134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FB3EE3">
        <w:rPr>
          <w:rFonts w:ascii="Arial" w:eastAsiaTheme="minorHAnsi" w:hAnsi="Arial" w:cs="Arial"/>
          <w:sz w:val="24"/>
          <w:szCs w:val="24"/>
          <w:lang w:val="ru-RU"/>
        </w:rPr>
        <w:t xml:space="preserve">«с </w:t>
      </w:r>
      <w:r w:rsidR="00B40B49" w:rsidRPr="00FB3EE3">
        <w:rPr>
          <w:rFonts w:ascii="Arial" w:eastAsiaTheme="minorHAnsi" w:hAnsi="Arial" w:cs="Arial"/>
          <w:sz w:val="24"/>
          <w:szCs w:val="24"/>
          <w:lang w:val="ru-RU"/>
        </w:rPr>
        <w:t>четвертого и</w:t>
      </w:r>
      <w:r w:rsidRPr="00FB3EE3">
        <w:rPr>
          <w:rFonts w:ascii="Arial" w:eastAsiaTheme="minorHAnsi" w:hAnsi="Arial" w:cs="Arial"/>
          <w:sz w:val="24"/>
          <w:szCs w:val="24"/>
          <w:lang w:val="ru-RU"/>
        </w:rPr>
        <w:t xml:space="preserve"> более раз».</w:t>
      </w:r>
    </w:p>
    <w:p w14:paraId="66E78CA4" w14:textId="77777777" w:rsidR="0015785D" w:rsidRPr="008F784B" w:rsidRDefault="0015785D" w:rsidP="0015785D">
      <w:pPr>
        <w:pStyle w:val="ab"/>
        <w:numPr>
          <w:ilvl w:val="0"/>
          <w:numId w:val="39"/>
        </w:numPr>
        <w:tabs>
          <w:tab w:val="left" w:pos="709"/>
          <w:tab w:val="left" w:pos="993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FB3EE3">
        <w:rPr>
          <w:rFonts w:ascii="Arial" w:hAnsi="Arial" w:cs="Arial"/>
          <w:sz w:val="24"/>
          <w:szCs w:val="24"/>
          <w:lang w:val="ru-RU"/>
        </w:rPr>
        <w:t>Все ответы приравниваются</w:t>
      </w:r>
      <w:r w:rsidRPr="008F784B">
        <w:rPr>
          <w:rFonts w:ascii="Arial" w:hAnsi="Arial" w:cs="Arial"/>
          <w:sz w:val="24"/>
          <w:szCs w:val="24"/>
          <w:lang w:val="ru-RU"/>
        </w:rPr>
        <w:t xml:space="preserve"> к 100%.</w:t>
      </w:r>
    </w:p>
    <w:p w14:paraId="5C0B4D76" w14:textId="77777777" w:rsidR="0015785D" w:rsidRDefault="0015785D" w:rsidP="0015785D">
      <w:pPr>
        <w:pStyle w:val="ab"/>
        <w:numPr>
          <w:ilvl w:val="0"/>
          <w:numId w:val="39"/>
        </w:numPr>
        <w:tabs>
          <w:tab w:val="left" w:pos="709"/>
          <w:tab w:val="left" w:pos="993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В</w:t>
      </w:r>
      <w:r w:rsidRPr="00581121">
        <w:rPr>
          <w:rFonts w:ascii="Arial" w:hAnsi="Arial" w:cs="Arial"/>
          <w:sz w:val="24"/>
          <w:szCs w:val="24"/>
          <w:lang w:val="ru-RU"/>
        </w:rPr>
        <w:t>ычисляется</w:t>
      </w:r>
      <w:r w:rsidRPr="00335670">
        <w:rPr>
          <w:rFonts w:ascii="Arial" w:hAnsi="Arial" w:cs="Arial"/>
          <w:sz w:val="24"/>
          <w:szCs w:val="24"/>
          <w:lang w:val="ru-RU"/>
        </w:rPr>
        <w:t xml:space="preserve"> процент по каждому сегменту ответов</w:t>
      </w:r>
      <w:r w:rsidRPr="008F784B">
        <w:rPr>
          <w:rFonts w:ascii="Arial" w:eastAsiaTheme="minorHAnsi" w:hAnsi="Arial" w:cs="Arial"/>
          <w:sz w:val="24"/>
          <w:szCs w:val="24"/>
          <w:lang w:val="ru-RU"/>
        </w:rPr>
        <w:t xml:space="preserve">. </w:t>
      </w:r>
    </w:p>
    <w:p w14:paraId="38A7988F" w14:textId="77777777" w:rsidR="0015785D" w:rsidRPr="008F784B" w:rsidRDefault="0015785D" w:rsidP="0015785D">
      <w:pPr>
        <w:pStyle w:val="ab"/>
        <w:numPr>
          <w:ilvl w:val="0"/>
          <w:numId w:val="39"/>
        </w:numPr>
        <w:tabs>
          <w:tab w:val="left" w:pos="709"/>
          <w:tab w:val="left" w:pos="993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B36D26">
        <w:rPr>
          <w:rFonts w:ascii="Arial" w:eastAsiaTheme="minorHAnsi" w:hAnsi="Arial" w:cs="Arial"/>
          <w:sz w:val="24"/>
          <w:szCs w:val="24"/>
          <w:lang w:val="ru-RU"/>
        </w:rPr>
        <w:t xml:space="preserve">Значение Q-фактора равно проценту </w:t>
      </w:r>
      <w:r>
        <w:rPr>
          <w:rFonts w:ascii="Arial" w:eastAsiaTheme="minorHAnsi" w:hAnsi="Arial" w:cs="Arial"/>
          <w:sz w:val="24"/>
          <w:szCs w:val="24"/>
          <w:lang w:val="ru-RU"/>
        </w:rPr>
        <w:t>ответов в сегменте «с первого раза».</w:t>
      </w:r>
    </w:p>
    <w:p w14:paraId="109486FC" w14:textId="1133BC76" w:rsidR="0015785D" w:rsidRPr="006F04DA" w:rsidRDefault="0015785D" w:rsidP="0015785D">
      <w:pPr>
        <w:pStyle w:val="ab"/>
        <w:numPr>
          <w:ilvl w:val="2"/>
          <w:numId w:val="1"/>
        </w:numPr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6F04DA">
        <w:rPr>
          <w:rFonts w:ascii="Arial" w:eastAsiaTheme="minorHAnsi" w:hAnsi="Arial" w:cs="Arial"/>
          <w:sz w:val="24"/>
          <w:szCs w:val="24"/>
          <w:lang w:val="ru-RU"/>
        </w:rPr>
        <w:t xml:space="preserve">Обработка и оценка результатов исследований осуществляется в соответствии </w:t>
      </w:r>
      <w:r w:rsidRPr="0080320E">
        <w:rPr>
          <w:rFonts w:ascii="Arial" w:eastAsiaTheme="minorHAnsi" w:hAnsi="Arial" w:cs="Arial"/>
          <w:sz w:val="24"/>
          <w:szCs w:val="24"/>
          <w:lang w:val="ru-RU"/>
        </w:rPr>
        <w:t>с 6.5 настоящей методики</w:t>
      </w:r>
      <w:r w:rsidRPr="006F04DA">
        <w:rPr>
          <w:rFonts w:ascii="Arial" w:eastAsiaTheme="minorHAnsi" w:hAnsi="Arial" w:cs="Arial"/>
          <w:sz w:val="24"/>
          <w:szCs w:val="24"/>
          <w:lang w:val="ru-RU"/>
        </w:rPr>
        <w:t>.</w:t>
      </w:r>
    </w:p>
    <w:p w14:paraId="2D0B2DA4" w14:textId="77777777" w:rsidR="0015785D" w:rsidRPr="00C61DE6" w:rsidRDefault="0015785D" w:rsidP="0015785D">
      <w:pPr>
        <w:pStyle w:val="2"/>
        <w:numPr>
          <w:ilvl w:val="1"/>
          <w:numId w:val="1"/>
        </w:numPr>
        <w:tabs>
          <w:tab w:val="left" w:pos="1134"/>
        </w:tabs>
        <w:spacing w:before="240" w:after="120" w:line="240" w:lineRule="auto"/>
        <w:ind w:left="0" w:firstLine="709"/>
        <w:rPr>
          <w:rFonts w:ascii="Arial" w:hAnsi="Arial" w:cs="Arial"/>
          <w:b/>
          <w:color w:val="008066"/>
          <w:sz w:val="28"/>
          <w:szCs w:val="32"/>
          <w:lang w:val="ru-RU"/>
        </w:rPr>
      </w:pPr>
      <w:bookmarkStart w:id="49" w:name="_Обработка_и_оценка"/>
      <w:bookmarkStart w:id="50" w:name="_Toc168492217"/>
      <w:bookmarkEnd w:id="49"/>
      <w:r w:rsidRPr="00C61DE6">
        <w:rPr>
          <w:rFonts w:ascii="Arial" w:hAnsi="Arial" w:cs="Arial"/>
          <w:b/>
          <w:color w:val="008066"/>
          <w:sz w:val="28"/>
          <w:szCs w:val="32"/>
          <w:lang w:val="ru-RU"/>
        </w:rPr>
        <w:t>Обработка и оценка результатов исследований</w:t>
      </w:r>
      <w:bookmarkEnd w:id="50"/>
      <w:r w:rsidRPr="00C61DE6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</w:t>
      </w:r>
    </w:p>
    <w:p w14:paraId="7B7D0A48" w14:textId="77777777" w:rsidR="009B62EA" w:rsidRDefault="0015785D" w:rsidP="009B62EA">
      <w:pPr>
        <w:pStyle w:val="ab"/>
        <w:numPr>
          <w:ilvl w:val="2"/>
          <w:numId w:val="1"/>
        </w:numPr>
        <w:tabs>
          <w:tab w:val="left" w:pos="1134"/>
        </w:tabs>
        <w:spacing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B40B49">
        <w:rPr>
          <w:rFonts w:ascii="Arial" w:hAnsi="Arial" w:cs="Arial"/>
          <w:sz w:val="24"/>
          <w:szCs w:val="24"/>
          <w:lang w:val="ru-RU"/>
        </w:rPr>
        <w:t>Результаты расчёта клиентских метрик (</w:t>
      </w:r>
      <w:r w:rsidRPr="00B40B49">
        <w:rPr>
          <w:rFonts w:ascii="Arial" w:hAnsi="Arial" w:cs="Arial"/>
          <w:sz w:val="24"/>
          <w:szCs w:val="24"/>
        </w:rPr>
        <w:t>NPS</w:t>
      </w:r>
      <w:r w:rsidRPr="00B40B49">
        <w:rPr>
          <w:rFonts w:ascii="Arial" w:hAnsi="Arial" w:cs="Arial"/>
          <w:sz w:val="24"/>
          <w:szCs w:val="24"/>
          <w:lang w:val="ru-RU"/>
        </w:rPr>
        <w:t xml:space="preserve">, </w:t>
      </w:r>
      <w:r w:rsidRPr="00B40B49">
        <w:rPr>
          <w:rFonts w:ascii="Arial" w:hAnsi="Arial" w:cs="Arial"/>
          <w:sz w:val="24"/>
          <w:szCs w:val="24"/>
        </w:rPr>
        <w:t>CSI</w:t>
      </w:r>
      <w:r w:rsidRPr="00B40B49">
        <w:rPr>
          <w:rFonts w:ascii="Arial" w:hAnsi="Arial" w:cs="Arial"/>
          <w:sz w:val="24"/>
          <w:szCs w:val="24"/>
          <w:lang w:val="ru-RU"/>
        </w:rPr>
        <w:t xml:space="preserve">, </w:t>
      </w:r>
      <w:r w:rsidRPr="00B40B49">
        <w:rPr>
          <w:rFonts w:ascii="Arial" w:hAnsi="Arial" w:cs="Arial"/>
          <w:sz w:val="24"/>
          <w:szCs w:val="24"/>
        </w:rPr>
        <w:t>Q</w:t>
      </w:r>
      <w:r w:rsidRPr="00B40B49">
        <w:rPr>
          <w:rFonts w:ascii="Arial" w:hAnsi="Arial" w:cs="Arial"/>
          <w:sz w:val="24"/>
          <w:szCs w:val="24"/>
          <w:lang w:val="ru-RU"/>
        </w:rPr>
        <w:t xml:space="preserve">-фактор) обрабатываются в автоматическом режиме </w:t>
      </w:r>
      <w:r w:rsidR="00B40B49" w:rsidRPr="00FB3EE3">
        <w:rPr>
          <w:rFonts w:ascii="Arial" w:hAnsi="Arial" w:cs="Arial"/>
          <w:sz w:val="24"/>
          <w:szCs w:val="24"/>
          <w:lang w:val="ru-RU"/>
        </w:rPr>
        <w:t>на Платформе Атом.Аналитика</w:t>
      </w:r>
      <w:r w:rsidRPr="00FB3EE3">
        <w:rPr>
          <w:rFonts w:ascii="Arial" w:hAnsi="Arial" w:cs="Arial"/>
          <w:sz w:val="24"/>
          <w:szCs w:val="24"/>
          <w:lang w:val="ru-RU"/>
        </w:rPr>
        <w:t>,</w:t>
      </w:r>
      <w:r w:rsidRPr="00B40B49">
        <w:rPr>
          <w:rFonts w:ascii="Arial" w:hAnsi="Arial" w:cs="Arial"/>
          <w:sz w:val="24"/>
          <w:szCs w:val="24"/>
          <w:lang w:val="ru-RU"/>
        </w:rPr>
        <w:t xml:space="preserve"> для пользователей аналитический отчет доступен в режиме онлайн в виде </w:t>
      </w:r>
      <w:hyperlink r:id="rId17" w:history="1">
        <w:proofErr w:type="spellStart"/>
        <w:r w:rsidRPr="00533118">
          <w:rPr>
            <w:rStyle w:val="ac"/>
            <w:rFonts w:ascii="Arial" w:hAnsi="Arial" w:cs="Arial"/>
            <w:sz w:val="24"/>
            <w:szCs w:val="24"/>
            <w:lang w:val="ru-RU"/>
          </w:rPr>
          <w:t>дашбордов</w:t>
        </w:r>
        <w:proofErr w:type="spellEnd"/>
      </w:hyperlink>
      <w:r w:rsidRPr="00B40B49">
        <w:rPr>
          <w:rFonts w:ascii="Arial" w:hAnsi="Arial" w:cs="Arial"/>
          <w:sz w:val="24"/>
          <w:szCs w:val="24"/>
          <w:lang w:val="ru-RU"/>
        </w:rPr>
        <w:t xml:space="preserve">. </w:t>
      </w:r>
      <w:r w:rsidRPr="000B3454">
        <w:rPr>
          <w:rFonts w:ascii="Arial" w:hAnsi="Arial" w:cs="Arial"/>
          <w:sz w:val="24"/>
          <w:szCs w:val="24"/>
          <w:lang w:val="ru-RU"/>
        </w:rPr>
        <w:t xml:space="preserve">Примеры из отчёта по типам клиентских метрик приведены в </w:t>
      </w:r>
      <w:hyperlink w:anchor="_Приложение_5_Примеры" w:history="1">
        <w:r w:rsidRPr="00B40B49">
          <w:rPr>
            <w:rStyle w:val="ac"/>
            <w:rFonts w:ascii="Arial" w:hAnsi="Arial" w:cs="Arial"/>
            <w:sz w:val="24"/>
            <w:szCs w:val="24"/>
            <w:lang w:val="ru-RU"/>
          </w:rPr>
          <w:t>приложении 5</w:t>
        </w:r>
      </w:hyperlink>
      <w:r w:rsidRPr="000B3454">
        <w:rPr>
          <w:rFonts w:ascii="Arial" w:hAnsi="Arial" w:cs="Arial"/>
          <w:sz w:val="24"/>
          <w:szCs w:val="24"/>
          <w:lang w:val="ru-RU"/>
        </w:rPr>
        <w:t>.</w:t>
      </w:r>
    </w:p>
    <w:p w14:paraId="6B019189" w14:textId="77777777" w:rsidR="009B62EA" w:rsidRPr="00CD7CE9" w:rsidRDefault="00A87816" w:rsidP="009B62EA">
      <w:pPr>
        <w:pStyle w:val="ab"/>
        <w:numPr>
          <w:ilvl w:val="2"/>
          <w:numId w:val="1"/>
        </w:numPr>
        <w:tabs>
          <w:tab w:val="left" w:pos="1134"/>
        </w:tabs>
        <w:spacing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CD7CE9">
        <w:rPr>
          <w:rFonts w:ascii="Arial" w:hAnsi="Arial" w:cs="Arial"/>
          <w:sz w:val="24"/>
          <w:szCs w:val="24"/>
          <w:lang w:val="ru-RU"/>
        </w:rPr>
        <w:t xml:space="preserve">Доступ к отчету предоставляется заинтересованным лицам Компании, имеющим учетную запись в корпоративной сети «Атом, по заявке в ИТ посредством </w:t>
      </w:r>
      <w:r w:rsidRPr="00CD7CE9">
        <w:rPr>
          <w:rFonts w:ascii="Arial" w:hAnsi="Arial" w:cs="Arial"/>
          <w:sz w:val="24"/>
          <w:szCs w:val="24"/>
          <w:lang w:val="ru-RU"/>
        </w:rPr>
        <w:lastRenderedPageBreak/>
        <w:t xml:space="preserve">электронной почты </w:t>
      </w:r>
      <w:hyperlink r:id="rId18" w:history="1">
        <w:r w:rsidRPr="00CD7CE9">
          <w:rPr>
            <w:rStyle w:val="ac"/>
            <w:rFonts w:ascii="Arial" w:hAnsi="Arial" w:cs="Arial"/>
            <w:sz w:val="24"/>
            <w:szCs w:val="24"/>
          </w:rPr>
          <w:t>itilium</w:t>
        </w:r>
        <w:r w:rsidRPr="00CD7CE9">
          <w:rPr>
            <w:rStyle w:val="ac"/>
            <w:rFonts w:ascii="Arial" w:hAnsi="Arial" w:cs="Arial"/>
            <w:sz w:val="24"/>
            <w:szCs w:val="24"/>
            <w:lang w:val="ru-RU"/>
          </w:rPr>
          <w:t>@</w:t>
        </w:r>
        <w:r w:rsidRPr="00CD7CE9">
          <w:rPr>
            <w:rStyle w:val="ac"/>
            <w:rFonts w:ascii="Arial" w:hAnsi="Arial" w:cs="Arial"/>
            <w:sz w:val="24"/>
            <w:szCs w:val="24"/>
          </w:rPr>
          <w:t>it</w:t>
        </w:r>
        <w:r w:rsidRPr="00CD7CE9">
          <w:rPr>
            <w:rStyle w:val="ac"/>
            <w:rFonts w:ascii="Arial" w:hAnsi="Arial" w:cs="Arial"/>
            <w:sz w:val="24"/>
            <w:szCs w:val="24"/>
            <w:lang w:val="ru-RU"/>
          </w:rPr>
          <w:t>-</w:t>
        </w:r>
        <w:r w:rsidRPr="00CD7CE9">
          <w:rPr>
            <w:rStyle w:val="ac"/>
            <w:rFonts w:ascii="Arial" w:hAnsi="Arial" w:cs="Arial"/>
            <w:sz w:val="24"/>
            <w:szCs w:val="24"/>
          </w:rPr>
          <w:t>ip</w:t>
        </w:r>
        <w:r w:rsidRPr="00CD7CE9">
          <w:rPr>
            <w:rStyle w:val="ac"/>
            <w:rFonts w:ascii="Arial" w:hAnsi="Arial" w:cs="Arial"/>
            <w:sz w:val="24"/>
            <w:szCs w:val="24"/>
            <w:lang w:val="ru-RU"/>
          </w:rPr>
          <w:t>.</w:t>
        </w:r>
        <w:proofErr w:type="spellStart"/>
        <w:r w:rsidRPr="00CD7CE9">
          <w:rPr>
            <w:rStyle w:val="ac"/>
            <w:rFonts w:ascii="Arial" w:hAnsi="Arial" w:cs="Arial"/>
            <w:sz w:val="24"/>
            <w:szCs w:val="24"/>
          </w:rPr>
          <w:t>ru</w:t>
        </w:r>
        <w:proofErr w:type="spellEnd"/>
      </w:hyperlink>
      <w:r w:rsidRPr="00CD7CE9">
        <w:rPr>
          <w:rFonts w:ascii="Arial" w:hAnsi="Arial" w:cs="Arial"/>
          <w:sz w:val="24"/>
          <w:szCs w:val="24"/>
          <w:lang w:val="ru-RU"/>
        </w:rPr>
        <w:t xml:space="preserve"> (в копию письма необходимо поставить руководителя отдела управления клиентским опытом).</w:t>
      </w:r>
    </w:p>
    <w:p w14:paraId="73E2F85F" w14:textId="53FB4E8E" w:rsidR="00391F1D" w:rsidRPr="009B62EA" w:rsidRDefault="00391F1D" w:rsidP="009B62EA">
      <w:pPr>
        <w:pStyle w:val="ab"/>
        <w:numPr>
          <w:ilvl w:val="2"/>
          <w:numId w:val="1"/>
        </w:numPr>
        <w:tabs>
          <w:tab w:val="left" w:pos="1134"/>
        </w:tabs>
        <w:spacing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9B62EA">
        <w:rPr>
          <w:rFonts w:ascii="Arial" w:hAnsi="Arial" w:cs="Arial"/>
          <w:sz w:val="24"/>
          <w:szCs w:val="24"/>
          <w:lang w:val="ru-RU"/>
        </w:rPr>
        <w:t>Процесс проведения а</w:t>
      </w:r>
      <w:r w:rsidR="0015785D" w:rsidRPr="009B62EA">
        <w:rPr>
          <w:rFonts w:ascii="Arial" w:hAnsi="Arial" w:cs="Arial"/>
          <w:sz w:val="24"/>
          <w:szCs w:val="24"/>
          <w:lang w:val="ru-RU"/>
        </w:rPr>
        <w:t>нализ</w:t>
      </w:r>
      <w:r w:rsidRPr="009B62EA">
        <w:rPr>
          <w:rFonts w:ascii="Arial" w:hAnsi="Arial" w:cs="Arial"/>
          <w:sz w:val="24"/>
          <w:szCs w:val="24"/>
          <w:lang w:val="ru-RU"/>
        </w:rPr>
        <w:t>а</w:t>
      </w:r>
      <w:r w:rsidR="0015785D" w:rsidRPr="009B62EA">
        <w:rPr>
          <w:rFonts w:ascii="Arial" w:hAnsi="Arial" w:cs="Arial"/>
          <w:sz w:val="24"/>
          <w:szCs w:val="24"/>
          <w:lang w:val="ru-RU"/>
        </w:rPr>
        <w:t xml:space="preserve"> и оценк</w:t>
      </w:r>
      <w:r w:rsidRPr="009B62EA">
        <w:rPr>
          <w:rFonts w:ascii="Arial" w:hAnsi="Arial" w:cs="Arial"/>
          <w:sz w:val="24"/>
          <w:szCs w:val="24"/>
          <w:lang w:val="ru-RU"/>
        </w:rPr>
        <w:t>и</w:t>
      </w:r>
      <w:r w:rsidR="0015785D" w:rsidRPr="009B62EA">
        <w:rPr>
          <w:rFonts w:ascii="Arial" w:hAnsi="Arial" w:cs="Arial"/>
          <w:sz w:val="24"/>
          <w:szCs w:val="24"/>
          <w:lang w:val="ru-RU"/>
        </w:rPr>
        <w:t xml:space="preserve"> результатов </w:t>
      </w:r>
      <w:r w:rsidRPr="009B62EA">
        <w:rPr>
          <w:rFonts w:ascii="Arial" w:hAnsi="Arial" w:cs="Arial"/>
          <w:sz w:val="24"/>
          <w:szCs w:val="24"/>
          <w:lang w:val="ru-RU"/>
        </w:rPr>
        <w:t>исследований</w:t>
      </w:r>
      <w:r w:rsidR="0015785D" w:rsidRPr="009B62EA">
        <w:rPr>
          <w:rFonts w:ascii="Arial" w:hAnsi="Arial" w:cs="Arial"/>
          <w:sz w:val="24"/>
          <w:szCs w:val="24"/>
          <w:lang w:val="ru-RU"/>
        </w:rPr>
        <w:t xml:space="preserve">, </w:t>
      </w:r>
      <w:r w:rsidRPr="009B62EA">
        <w:rPr>
          <w:rFonts w:ascii="Arial" w:hAnsi="Arial" w:cs="Arial"/>
          <w:sz w:val="24"/>
          <w:szCs w:val="24"/>
          <w:lang w:val="ru-RU"/>
        </w:rPr>
        <w:t xml:space="preserve">система принятия решений на основе </w:t>
      </w:r>
      <w:r w:rsidR="00FB3EE3" w:rsidRPr="009B62EA">
        <w:rPr>
          <w:rFonts w:ascii="Arial" w:hAnsi="Arial" w:cs="Arial"/>
          <w:sz w:val="24"/>
          <w:szCs w:val="24"/>
          <w:lang w:val="ru-RU"/>
        </w:rPr>
        <w:t>клиентских метрик</w:t>
      </w:r>
      <w:r w:rsidRPr="009B62EA">
        <w:rPr>
          <w:rFonts w:ascii="Arial" w:hAnsi="Arial" w:cs="Arial"/>
          <w:sz w:val="24"/>
          <w:szCs w:val="24"/>
          <w:lang w:val="ru-RU"/>
        </w:rPr>
        <w:t xml:space="preserve"> описаны в</w:t>
      </w:r>
      <w:r w:rsidR="0015785D" w:rsidRPr="009B62EA">
        <w:rPr>
          <w:rFonts w:ascii="Arial" w:hAnsi="Arial" w:cs="Arial"/>
          <w:sz w:val="24"/>
          <w:szCs w:val="24"/>
          <w:lang w:val="ru-RU"/>
        </w:rPr>
        <w:t xml:space="preserve"> </w:t>
      </w:r>
      <w:hyperlink w:anchor="_Нормативные_ссылки" w:history="1">
        <w:r w:rsidR="0015785D" w:rsidRPr="009B62EA">
          <w:rPr>
            <w:rStyle w:val="ac"/>
            <w:rFonts w:ascii="Arial" w:hAnsi="Arial" w:cs="Arial"/>
            <w:sz w:val="24"/>
            <w:szCs w:val="24"/>
            <w:lang w:val="ru-RU"/>
          </w:rPr>
          <w:t>Регламент</w:t>
        </w:r>
        <w:r w:rsidRPr="009B62EA">
          <w:rPr>
            <w:rStyle w:val="ac"/>
            <w:rFonts w:ascii="Arial" w:hAnsi="Arial" w:cs="Arial"/>
            <w:sz w:val="24"/>
            <w:szCs w:val="24"/>
            <w:lang w:val="ru-RU"/>
          </w:rPr>
          <w:t>е</w:t>
        </w:r>
        <w:r w:rsidR="0015785D" w:rsidRPr="009B62EA">
          <w:rPr>
            <w:rStyle w:val="ac"/>
            <w:rFonts w:ascii="Arial" w:hAnsi="Arial" w:cs="Arial"/>
            <w:sz w:val="24"/>
            <w:szCs w:val="24"/>
            <w:lang w:val="ru-RU"/>
          </w:rPr>
          <w:t xml:space="preserve"> В17.</w:t>
        </w:r>
        <w:r w:rsidR="000B3454" w:rsidRPr="009B62EA">
          <w:rPr>
            <w:rStyle w:val="ac"/>
            <w:rFonts w:ascii="Arial" w:hAnsi="Arial" w:cs="Arial"/>
            <w:sz w:val="24"/>
            <w:szCs w:val="24"/>
            <w:lang w:val="ru-RU"/>
          </w:rPr>
          <w:t>2</w:t>
        </w:r>
      </w:hyperlink>
      <w:r w:rsidR="0015785D" w:rsidRPr="009B62EA">
        <w:rPr>
          <w:rFonts w:ascii="Arial" w:hAnsi="Arial" w:cs="Arial"/>
          <w:sz w:val="24"/>
          <w:szCs w:val="24"/>
          <w:lang w:val="ru-RU"/>
        </w:rPr>
        <w:t xml:space="preserve">. </w:t>
      </w:r>
    </w:p>
    <w:p w14:paraId="1053B209" w14:textId="77777777" w:rsidR="0015785D" w:rsidRPr="009B3450" w:rsidRDefault="0015785D" w:rsidP="0015785D">
      <w:pPr>
        <w:pStyle w:val="1"/>
        <w:numPr>
          <w:ilvl w:val="0"/>
          <w:numId w:val="1"/>
        </w:numPr>
        <w:tabs>
          <w:tab w:val="left" w:pos="993"/>
        </w:tabs>
        <w:spacing w:after="120" w:line="240" w:lineRule="auto"/>
        <w:ind w:left="0" w:firstLine="709"/>
        <w:rPr>
          <w:rFonts w:ascii="Arial" w:hAnsi="Arial" w:cs="Arial"/>
          <w:b/>
          <w:color w:val="008066"/>
          <w:sz w:val="28"/>
          <w:lang w:val="ru-RU"/>
        </w:rPr>
      </w:pPr>
      <w:bookmarkStart w:id="51" w:name="_Toc168492218"/>
      <w:r w:rsidRPr="009B3450">
        <w:rPr>
          <w:rFonts w:ascii="Arial" w:hAnsi="Arial" w:cs="Arial"/>
          <w:b/>
          <w:color w:val="008066"/>
          <w:sz w:val="28"/>
          <w:lang w:val="ru-RU"/>
        </w:rPr>
        <w:t>Проведение исследований лояльности потенциальных клиентов Компании</w:t>
      </w:r>
      <w:bookmarkEnd w:id="51"/>
      <w:r w:rsidRPr="009B3450">
        <w:rPr>
          <w:rFonts w:ascii="Arial" w:hAnsi="Arial" w:cs="Arial"/>
          <w:b/>
          <w:color w:val="008066"/>
          <w:sz w:val="28"/>
          <w:lang w:val="ru-RU"/>
        </w:rPr>
        <w:t xml:space="preserve"> </w:t>
      </w:r>
    </w:p>
    <w:p w14:paraId="75E1B1CC" w14:textId="77777777" w:rsidR="0015785D" w:rsidRPr="00ED558C" w:rsidRDefault="0015785D" w:rsidP="0015785D">
      <w:pPr>
        <w:pStyle w:val="2"/>
        <w:numPr>
          <w:ilvl w:val="1"/>
          <w:numId w:val="1"/>
        </w:numPr>
        <w:tabs>
          <w:tab w:val="left" w:pos="1134"/>
          <w:tab w:val="left" w:pos="2835"/>
        </w:tabs>
        <w:spacing w:before="240" w:after="120" w:line="240" w:lineRule="auto"/>
        <w:ind w:left="0" w:firstLine="709"/>
        <w:rPr>
          <w:rFonts w:ascii="Arial" w:hAnsi="Arial" w:cs="Arial"/>
          <w:b/>
          <w:color w:val="008066"/>
          <w:sz w:val="28"/>
          <w:szCs w:val="32"/>
          <w:lang w:val="ru-RU"/>
        </w:rPr>
      </w:pPr>
      <w:bookmarkStart w:id="52" w:name="_Toc168492219"/>
      <w:r>
        <w:rPr>
          <w:rFonts w:ascii="Arial" w:hAnsi="Arial" w:cs="Arial"/>
          <w:b/>
          <w:color w:val="008066"/>
          <w:sz w:val="28"/>
          <w:szCs w:val="32"/>
          <w:lang w:val="ru-RU"/>
        </w:rPr>
        <w:t>Методология расчёта и</w:t>
      </w:r>
      <w:r w:rsidRPr="00ED558C">
        <w:rPr>
          <w:rFonts w:ascii="Arial" w:hAnsi="Arial" w:cs="Arial"/>
          <w:b/>
          <w:color w:val="008066"/>
          <w:sz w:val="28"/>
          <w:szCs w:val="32"/>
          <w:lang w:val="ru-RU"/>
        </w:rPr>
        <w:t>ндекс</w:t>
      </w:r>
      <w:r>
        <w:rPr>
          <w:rFonts w:ascii="Arial" w:hAnsi="Arial" w:cs="Arial"/>
          <w:b/>
          <w:color w:val="008066"/>
          <w:sz w:val="28"/>
          <w:szCs w:val="32"/>
          <w:lang w:val="ru-RU"/>
        </w:rPr>
        <w:t>а</w:t>
      </w:r>
      <w:r w:rsidRPr="00ED558C">
        <w:rPr>
          <w:rFonts w:ascii="Arial" w:hAnsi="Arial" w:cs="Arial"/>
          <w:b/>
          <w:color w:val="008066"/>
          <w:sz w:val="28"/>
          <w:szCs w:val="32"/>
          <w:lang w:val="ru-RU"/>
        </w:rPr>
        <w:t xml:space="preserve"> потребительской лояльности NPS бренда в сравнении с конкурентами</w:t>
      </w:r>
      <w:bookmarkEnd w:id="52"/>
    </w:p>
    <w:p w14:paraId="6E6ED797" w14:textId="412FDF6E" w:rsidR="0015785D" w:rsidRDefault="004E0BD9" w:rsidP="002704DD">
      <w:pPr>
        <w:pStyle w:val="ab"/>
        <w:numPr>
          <w:ilvl w:val="2"/>
          <w:numId w:val="1"/>
        </w:numPr>
        <w:tabs>
          <w:tab w:val="left" w:pos="1134"/>
          <w:tab w:val="left" w:pos="1276"/>
        </w:tabs>
        <w:spacing w:before="0" w:after="0" w:line="240" w:lineRule="auto"/>
        <w:ind w:left="0" w:firstLine="709"/>
        <w:rPr>
          <w:rFonts w:ascii="Arial" w:hAnsi="Arial" w:cs="Arial"/>
          <w:color w:val="000000" w:themeColor="text1"/>
          <w:sz w:val="24"/>
          <w:szCs w:val="24"/>
          <w:lang w:val="ru-RU"/>
        </w:rPr>
      </w:pPr>
      <w:bookmarkStart w:id="53" w:name="_Hlk168484737"/>
      <w:r w:rsidRPr="00356036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Аналитик департамента маркетинга и рекламы </w:t>
      </w:r>
      <w:bookmarkEnd w:id="53"/>
      <w:r w:rsidR="0015785D" w:rsidRPr="00356036">
        <w:rPr>
          <w:rFonts w:ascii="Arial" w:hAnsi="Arial" w:cs="Arial"/>
          <w:color w:val="000000" w:themeColor="text1"/>
          <w:sz w:val="24"/>
          <w:szCs w:val="24"/>
          <w:lang w:val="ru-RU"/>
        </w:rPr>
        <w:t>ежеквартально</w:t>
      </w:r>
      <w:r w:rsidR="0015785D" w:rsidRPr="00ED558C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 проводит исследования NPS бренда в сравнении с конкурентами. </w:t>
      </w:r>
    </w:p>
    <w:p w14:paraId="2D51BF0E" w14:textId="6DA0095A" w:rsidR="0015785D" w:rsidRPr="00ED558C" w:rsidRDefault="0015785D" w:rsidP="002704DD">
      <w:pPr>
        <w:pStyle w:val="ab"/>
        <w:numPr>
          <w:ilvl w:val="2"/>
          <w:numId w:val="1"/>
        </w:numPr>
        <w:tabs>
          <w:tab w:val="left" w:pos="1134"/>
          <w:tab w:val="left" w:pos="1276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D558C">
        <w:rPr>
          <w:rFonts w:ascii="Arial" w:hAnsi="Arial" w:cs="Arial"/>
          <w:sz w:val="24"/>
          <w:szCs w:val="24"/>
          <w:lang w:val="ru-RU"/>
        </w:rPr>
        <w:t>При формировании анкеты для проведения онлайн-опроса сотрудник отдела маркетинга и рекламы руководствуется следующими рекомендациями:</w:t>
      </w:r>
    </w:p>
    <w:p w14:paraId="341B5806" w14:textId="77777777" w:rsidR="0015785D" w:rsidRPr="00ED558C" w:rsidRDefault="0015785D" w:rsidP="002704DD">
      <w:pPr>
        <w:pStyle w:val="ab"/>
        <w:numPr>
          <w:ilvl w:val="0"/>
          <w:numId w:val="18"/>
        </w:numPr>
        <w:tabs>
          <w:tab w:val="left" w:pos="993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D558C">
        <w:rPr>
          <w:rFonts w:ascii="Arial" w:hAnsi="Arial" w:cs="Arial"/>
          <w:sz w:val="24"/>
          <w:szCs w:val="24"/>
          <w:lang w:val="ru-RU"/>
        </w:rPr>
        <w:t>в опрос включаются не более 15 конкурирующих брендов;</w:t>
      </w:r>
    </w:p>
    <w:p w14:paraId="180CB327" w14:textId="77777777" w:rsidR="0015785D" w:rsidRPr="00ED558C" w:rsidRDefault="0015785D" w:rsidP="002704DD">
      <w:pPr>
        <w:pStyle w:val="ab"/>
        <w:numPr>
          <w:ilvl w:val="0"/>
          <w:numId w:val="18"/>
        </w:numPr>
        <w:tabs>
          <w:tab w:val="left" w:pos="993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D558C">
        <w:rPr>
          <w:rFonts w:ascii="Arial" w:hAnsi="Arial" w:cs="Arial"/>
          <w:sz w:val="24"/>
          <w:szCs w:val="24"/>
          <w:lang w:val="ru-RU"/>
        </w:rPr>
        <w:t>в опрос дополнительно включается вопрос о том, какую компанию-застройщика респондент готов рассматривать в качестве основного или одного из первых вариантов покупки жилья в сравнении с основными конкурентами.</w:t>
      </w:r>
    </w:p>
    <w:p w14:paraId="3A4191E5" w14:textId="11804C97" w:rsidR="0015785D" w:rsidRPr="00ED558C" w:rsidRDefault="0015785D" w:rsidP="002704DD">
      <w:pPr>
        <w:tabs>
          <w:tab w:val="left" w:pos="1134"/>
        </w:tabs>
        <w:spacing w:after="0" w:line="24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D558C">
        <w:rPr>
          <w:rFonts w:ascii="Arial" w:hAnsi="Arial" w:cs="Arial"/>
          <w:sz w:val="24"/>
          <w:szCs w:val="24"/>
        </w:rPr>
        <w:t xml:space="preserve">Выбор конкурентов проводится по 2 критериям: топ-10 по объему продаж и по спонтанной узнаваемости бренда. Рекомендуемая форма анкеты приведена в </w:t>
      </w:r>
      <w:hyperlink w:anchor="_Приложение_6_Рекомендуемая" w:history="1">
        <w:r w:rsidRPr="00F52CEE">
          <w:rPr>
            <w:rStyle w:val="ac"/>
            <w:rFonts w:ascii="Arial" w:hAnsi="Arial" w:cs="Arial"/>
            <w:sz w:val="24"/>
            <w:szCs w:val="24"/>
          </w:rPr>
          <w:t xml:space="preserve">приложении </w:t>
        </w:r>
        <w:r w:rsidR="00085D96" w:rsidRPr="00F52CEE">
          <w:rPr>
            <w:rStyle w:val="ac"/>
            <w:rFonts w:ascii="Arial" w:hAnsi="Arial" w:cs="Arial"/>
            <w:sz w:val="24"/>
            <w:szCs w:val="24"/>
          </w:rPr>
          <w:t>6</w:t>
        </w:r>
      </w:hyperlink>
      <w:r w:rsidRPr="00F52CEE">
        <w:rPr>
          <w:rFonts w:ascii="Arial" w:hAnsi="Arial" w:cs="Arial"/>
          <w:sz w:val="24"/>
          <w:szCs w:val="24"/>
        </w:rPr>
        <w:t>.</w:t>
      </w:r>
    </w:p>
    <w:p w14:paraId="0086D6E9" w14:textId="77777777" w:rsidR="0015785D" w:rsidRPr="00ED558C" w:rsidRDefault="0015785D" w:rsidP="002704DD">
      <w:pPr>
        <w:pStyle w:val="ab"/>
        <w:numPr>
          <w:ilvl w:val="2"/>
          <w:numId w:val="1"/>
        </w:numPr>
        <w:tabs>
          <w:tab w:val="left" w:pos="1134"/>
          <w:tab w:val="left" w:pos="1276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D558C">
        <w:rPr>
          <w:rFonts w:ascii="Arial" w:hAnsi="Arial" w:cs="Arial"/>
          <w:sz w:val="24"/>
          <w:szCs w:val="24"/>
          <w:lang w:val="ru-RU"/>
        </w:rPr>
        <w:t xml:space="preserve">Для запуска исследования используется </w:t>
      </w:r>
      <w:r>
        <w:rPr>
          <w:rFonts w:ascii="Arial" w:hAnsi="Arial" w:cs="Arial"/>
          <w:sz w:val="24"/>
          <w:szCs w:val="24"/>
          <w:lang w:val="ru-RU"/>
        </w:rPr>
        <w:t xml:space="preserve">один из вариантов </w:t>
      </w:r>
      <w:r w:rsidRPr="00ED558C">
        <w:rPr>
          <w:rFonts w:ascii="Arial" w:hAnsi="Arial" w:cs="Arial"/>
          <w:sz w:val="24"/>
          <w:szCs w:val="24"/>
          <w:lang w:val="ru-RU"/>
        </w:rPr>
        <w:t>онлайн – опрос</w:t>
      </w:r>
      <w:r>
        <w:rPr>
          <w:rFonts w:ascii="Arial" w:hAnsi="Arial" w:cs="Arial"/>
          <w:sz w:val="24"/>
          <w:szCs w:val="24"/>
          <w:lang w:val="ru-RU"/>
        </w:rPr>
        <w:t>а</w:t>
      </w:r>
      <w:r w:rsidRPr="00ED558C">
        <w:rPr>
          <w:rFonts w:ascii="Arial" w:hAnsi="Arial" w:cs="Arial"/>
          <w:sz w:val="24"/>
          <w:szCs w:val="24"/>
          <w:lang w:val="ru-RU"/>
        </w:rPr>
        <w:t>:</w:t>
      </w:r>
    </w:p>
    <w:p w14:paraId="4FEF5E84" w14:textId="77777777" w:rsidR="0015785D" w:rsidRPr="00ED558C" w:rsidRDefault="0015785D" w:rsidP="002704DD">
      <w:pPr>
        <w:pStyle w:val="ab"/>
        <w:numPr>
          <w:ilvl w:val="0"/>
          <w:numId w:val="18"/>
        </w:numPr>
        <w:tabs>
          <w:tab w:val="left" w:pos="993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D558C">
        <w:rPr>
          <w:rFonts w:ascii="Arial" w:hAnsi="Arial" w:cs="Arial"/>
          <w:sz w:val="24"/>
          <w:szCs w:val="24"/>
          <w:lang w:val="ru-RU"/>
        </w:rPr>
        <w:t>опрос запускается на рекламных площадках в интернете при помощи таргет</w:t>
      </w:r>
      <w:r>
        <w:rPr>
          <w:rFonts w:ascii="Arial" w:hAnsi="Arial" w:cs="Arial"/>
          <w:sz w:val="24"/>
          <w:szCs w:val="24"/>
          <w:lang w:val="ru-RU"/>
        </w:rPr>
        <w:t>инга</w:t>
      </w:r>
      <w:r w:rsidRPr="00ED558C">
        <w:rPr>
          <w:rFonts w:ascii="Arial" w:hAnsi="Arial" w:cs="Arial"/>
          <w:sz w:val="24"/>
          <w:szCs w:val="24"/>
          <w:lang w:val="ru-RU"/>
        </w:rPr>
        <w:t>;</w:t>
      </w:r>
    </w:p>
    <w:p w14:paraId="2D09DECC" w14:textId="77777777" w:rsidR="0015785D" w:rsidRPr="00ED558C" w:rsidRDefault="0015785D" w:rsidP="002704DD">
      <w:pPr>
        <w:pStyle w:val="ab"/>
        <w:numPr>
          <w:ilvl w:val="0"/>
          <w:numId w:val="18"/>
        </w:numPr>
        <w:tabs>
          <w:tab w:val="left" w:pos="993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ED558C">
        <w:rPr>
          <w:rFonts w:ascii="Arial" w:hAnsi="Arial" w:cs="Arial"/>
          <w:sz w:val="24"/>
          <w:szCs w:val="24"/>
          <w:lang w:val="ru-RU"/>
        </w:rPr>
        <w:t>опрос запускается посредством панельных исследований на специальных платформах с выбором аудитории по заданным критериям.</w:t>
      </w:r>
    </w:p>
    <w:p w14:paraId="6EB50C2D" w14:textId="77777777" w:rsidR="0015785D" w:rsidRPr="00D63B92" w:rsidRDefault="0015785D" w:rsidP="002704DD">
      <w:pPr>
        <w:pStyle w:val="ab"/>
        <w:tabs>
          <w:tab w:val="left" w:pos="1134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D63B92">
        <w:rPr>
          <w:rFonts w:ascii="Arial" w:hAnsi="Arial" w:cs="Arial"/>
          <w:sz w:val="24"/>
          <w:szCs w:val="24"/>
          <w:lang w:val="ru-RU"/>
        </w:rPr>
        <w:t>Целевая аудитория при запуске опроса – это жители выбранного населенного пункта (например, г. Екатеринбург) старше 18 лет, проявляющие интерес к покупке недвижимости.</w:t>
      </w:r>
    </w:p>
    <w:p w14:paraId="32A112E9" w14:textId="158A8706" w:rsidR="0015785D" w:rsidRDefault="00231A3B" w:rsidP="002704DD">
      <w:pPr>
        <w:pStyle w:val="ab"/>
        <w:tabs>
          <w:tab w:val="left" w:pos="993"/>
          <w:tab w:val="left" w:pos="1134"/>
          <w:tab w:val="left" w:pos="1276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56036">
        <w:rPr>
          <w:rFonts w:ascii="Arial" w:hAnsi="Arial" w:cs="Arial"/>
          <w:color w:val="000000" w:themeColor="text1"/>
          <w:sz w:val="24"/>
          <w:szCs w:val="24"/>
          <w:lang w:val="ru-RU"/>
        </w:rPr>
        <w:t xml:space="preserve">Аналитик департамента маркетинга и рекламы </w:t>
      </w:r>
      <w:r w:rsidR="0015785D" w:rsidRPr="00356036">
        <w:rPr>
          <w:rFonts w:ascii="Arial" w:hAnsi="Arial" w:cs="Arial"/>
          <w:sz w:val="24"/>
          <w:szCs w:val="24"/>
          <w:lang w:val="ru-RU"/>
        </w:rPr>
        <w:t>завершает</w:t>
      </w:r>
      <w:r w:rsidR="0015785D" w:rsidRPr="00EA7535">
        <w:rPr>
          <w:rFonts w:ascii="Arial" w:hAnsi="Arial" w:cs="Arial"/>
          <w:sz w:val="24"/>
          <w:szCs w:val="24"/>
          <w:lang w:val="ru-RU"/>
        </w:rPr>
        <w:t xml:space="preserve"> опрос после получения необходимого количества результатов, равного размеру выборки в соответствии </w:t>
      </w:r>
      <w:hyperlink w:anchor="выборка" w:history="1">
        <w:r w:rsidR="0015785D" w:rsidRPr="00085D96">
          <w:rPr>
            <w:rStyle w:val="ac"/>
            <w:rFonts w:ascii="Arial" w:hAnsi="Arial" w:cs="Arial"/>
            <w:sz w:val="24"/>
            <w:szCs w:val="24"/>
            <w:lang w:val="ru-RU"/>
          </w:rPr>
          <w:t>с 5.2.3 настоящей методики</w:t>
        </w:r>
      </w:hyperlink>
      <w:r w:rsidR="0015785D" w:rsidRPr="00EA7535">
        <w:rPr>
          <w:rFonts w:ascii="Arial" w:hAnsi="Arial" w:cs="Arial"/>
          <w:sz w:val="24"/>
          <w:szCs w:val="24"/>
          <w:lang w:val="ru-RU"/>
        </w:rPr>
        <w:t xml:space="preserve">. </w:t>
      </w:r>
    </w:p>
    <w:p w14:paraId="685F3229" w14:textId="774DF6D3" w:rsidR="0015785D" w:rsidRPr="00356036" w:rsidRDefault="00231A3B" w:rsidP="002704DD">
      <w:pPr>
        <w:pStyle w:val="ab"/>
        <w:numPr>
          <w:ilvl w:val="2"/>
          <w:numId w:val="1"/>
        </w:numPr>
        <w:tabs>
          <w:tab w:val="left" w:pos="1134"/>
          <w:tab w:val="left" w:pos="1276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56036">
        <w:rPr>
          <w:rFonts w:ascii="Arial" w:hAnsi="Arial" w:cs="Arial"/>
          <w:sz w:val="24"/>
          <w:szCs w:val="24"/>
          <w:lang w:val="ru-RU"/>
        </w:rPr>
        <w:t xml:space="preserve">Аналитик департамента маркетинга и рекламы </w:t>
      </w:r>
      <w:r w:rsidR="0015785D" w:rsidRPr="00356036">
        <w:rPr>
          <w:rFonts w:ascii="Arial" w:hAnsi="Arial" w:cs="Arial"/>
          <w:sz w:val="24"/>
          <w:szCs w:val="24"/>
          <w:lang w:val="ru-RU"/>
        </w:rPr>
        <w:t>в течение 2 недель.</w:t>
      </w:r>
    </w:p>
    <w:p w14:paraId="27142D9B" w14:textId="419CA649" w:rsidR="0015785D" w:rsidRPr="00F52CEE" w:rsidRDefault="0015785D" w:rsidP="002704DD">
      <w:pPr>
        <w:pStyle w:val="ab"/>
        <w:numPr>
          <w:ilvl w:val="0"/>
          <w:numId w:val="18"/>
        </w:numPr>
        <w:tabs>
          <w:tab w:val="left" w:pos="993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356036">
        <w:rPr>
          <w:rFonts w:ascii="Arial" w:hAnsi="Arial" w:cs="Arial"/>
          <w:sz w:val="24"/>
          <w:szCs w:val="24"/>
          <w:lang w:val="ru-RU"/>
        </w:rPr>
        <w:t>обрабатывает результаты исследования</w:t>
      </w:r>
      <w:r w:rsidRPr="00186987">
        <w:rPr>
          <w:rFonts w:ascii="Arial" w:hAnsi="Arial" w:cs="Arial"/>
          <w:sz w:val="24"/>
          <w:szCs w:val="24"/>
          <w:lang w:val="ru-RU"/>
        </w:rPr>
        <w:t xml:space="preserve"> и оформляет их в виде аналитического отчёта. Пример приведен </w:t>
      </w:r>
      <w:r w:rsidRPr="00F52CEE">
        <w:rPr>
          <w:rFonts w:ascii="Arial" w:hAnsi="Arial" w:cs="Arial"/>
          <w:sz w:val="24"/>
          <w:szCs w:val="24"/>
          <w:lang w:val="ru-RU"/>
        </w:rPr>
        <w:t xml:space="preserve">в </w:t>
      </w:r>
      <w:hyperlink w:anchor="_Приложение_7_Пример" w:history="1">
        <w:r w:rsidRPr="00F52CEE">
          <w:rPr>
            <w:rStyle w:val="ac"/>
            <w:rFonts w:ascii="Arial" w:hAnsi="Arial" w:cs="Arial"/>
            <w:sz w:val="24"/>
            <w:szCs w:val="24"/>
            <w:lang w:val="ru-RU"/>
          </w:rPr>
          <w:t xml:space="preserve">приложении </w:t>
        </w:r>
        <w:r w:rsidR="00085D96" w:rsidRPr="00F52CEE">
          <w:rPr>
            <w:rStyle w:val="ac"/>
            <w:rFonts w:ascii="Arial" w:hAnsi="Arial" w:cs="Arial"/>
            <w:sz w:val="24"/>
            <w:szCs w:val="24"/>
            <w:lang w:val="ru-RU"/>
          </w:rPr>
          <w:t>7</w:t>
        </w:r>
      </w:hyperlink>
      <w:r w:rsidRPr="00F52CEE">
        <w:rPr>
          <w:rFonts w:ascii="Arial" w:hAnsi="Arial" w:cs="Arial"/>
          <w:sz w:val="24"/>
          <w:szCs w:val="24"/>
          <w:lang w:val="ru-RU"/>
        </w:rPr>
        <w:t>;</w:t>
      </w:r>
    </w:p>
    <w:p w14:paraId="4C265D90" w14:textId="649B6649" w:rsidR="0015785D" w:rsidRPr="00B36D26" w:rsidRDefault="0015785D" w:rsidP="0015785D">
      <w:pPr>
        <w:pStyle w:val="ab"/>
        <w:numPr>
          <w:ilvl w:val="0"/>
          <w:numId w:val="18"/>
        </w:numPr>
        <w:tabs>
          <w:tab w:val="left" w:pos="993"/>
        </w:tabs>
        <w:spacing w:before="0"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 w:rsidRPr="00542D2E">
        <w:rPr>
          <w:rFonts w:ascii="Arial" w:hAnsi="Arial" w:cs="Arial"/>
          <w:sz w:val="24"/>
          <w:szCs w:val="24"/>
          <w:lang w:val="ru-RU"/>
        </w:rPr>
        <w:t xml:space="preserve">направляет по электронной </w:t>
      </w:r>
      <w:r w:rsidRPr="00356036">
        <w:rPr>
          <w:rFonts w:ascii="Arial" w:hAnsi="Arial" w:cs="Arial"/>
          <w:sz w:val="24"/>
          <w:szCs w:val="24"/>
          <w:lang w:val="ru-RU"/>
        </w:rPr>
        <w:t xml:space="preserve">почте </w:t>
      </w:r>
      <w:r w:rsidR="00231A3B" w:rsidRPr="00356036">
        <w:rPr>
          <w:rFonts w:ascii="Arial" w:hAnsi="Arial" w:cs="Arial"/>
          <w:sz w:val="24"/>
          <w:szCs w:val="24"/>
          <w:lang w:val="ru-RU"/>
        </w:rPr>
        <w:t>коммерческому директору</w:t>
      </w:r>
      <w:r w:rsidRPr="00356036">
        <w:rPr>
          <w:rFonts w:ascii="Arial" w:hAnsi="Arial" w:cs="Arial"/>
          <w:sz w:val="24"/>
          <w:szCs w:val="24"/>
          <w:lang w:val="ru-RU"/>
        </w:rPr>
        <w:t>, директору</w:t>
      </w:r>
      <w:r w:rsidRPr="00542D2E">
        <w:rPr>
          <w:rFonts w:ascii="Arial" w:hAnsi="Arial" w:cs="Arial"/>
          <w:sz w:val="24"/>
          <w:szCs w:val="24"/>
          <w:lang w:val="ru-RU"/>
        </w:rPr>
        <w:t xml:space="preserve"> </w:t>
      </w:r>
      <w:r w:rsidR="00231A3B">
        <w:rPr>
          <w:rFonts w:ascii="Arial" w:hAnsi="Arial" w:cs="Arial"/>
          <w:sz w:val="24"/>
          <w:szCs w:val="24"/>
          <w:lang w:val="ru-RU"/>
        </w:rPr>
        <w:t>дивизиона постпродажного обслуживания</w:t>
      </w:r>
      <w:r w:rsidRPr="00542D2E">
        <w:rPr>
          <w:rFonts w:ascii="Arial" w:hAnsi="Arial" w:cs="Arial"/>
          <w:sz w:val="24"/>
          <w:szCs w:val="24"/>
          <w:lang w:val="ru-RU"/>
        </w:rPr>
        <w:t xml:space="preserve">, заместителю руководителя дирекции проработки девелоперского проекта, директору </w:t>
      </w:r>
      <w:r w:rsidR="00231A3B">
        <w:rPr>
          <w:rFonts w:ascii="Arial" w:hAnsi="Arial" w:cs="Arial"/>
          <w:sz w:val="24"/>
          <w:szCs w:val="24"/>
          <w:lang w:val="ru-RU"/>
        </w:rPr>
        <w:t>д</w:t>
      </w:r>
      <w:r w:rsidRPr="00542D2E">
        <w:rPr>
          <w:rFonts w:ascii="Arial" w:hAnsi="Arial" w:cs="Arial"/>
          <w:sz w:val="24"/>
          <w:szCs w:val="24"/>
          <w:lang w:val="ru-RU"/>
        </w:rPr>
        <w:t xml:space="preserve">ивизиона проектирование, заместителю директора по развитию </w:t>
      </w:r>
      <w:r w:rsidR="004B1703">
        <w:rPr>
          <w:rFonts w:ascii="Arial" w:hAnsi="Arial" w:cs="Arial"/>
          <w:sz w:val="24"/>
          <w:szCs w:val="24"/>
          <w:lang w:val="ru-RU"/>
        </w:rPr>
        <w:t>ООО «</w:t>
      </w:r>
      <w:r w:rsidRPr="00542D2E">
        <w:rPr>
          <w:rFonts w:ascii="Arial" w:hAnsi="Arial" w:cs="Arial"/>
          <w:sz w:val="24"/>
          <w:szCs w:val="24"/>
          <w:lang w:val="ru-RU"/>
        </w:rPr>
        <w:t>АН</w:t>
      </w:r>
      <w:r w:rsidR="004B1703">
        <w:rPr>
          <w:rFonts w:ascii="Arial" w:hAnsi="Arial" w:cs="Arial"/>
          <w:sz w:val="24"/>
          <w:szCs w:val="24"/>
          <w:lang w:val="ru-RU"/>
        </w:rPr>
        <w:t xml:space="preserve"> «АТОМ»</w:t>
      </w:r>
      <w:r w:rsidRPr="00542D2E">
        <w:rPr>
          <w:rFonts w:ascii="Arial" w:hAnsi="Arial" w:cs="Arial"/>
          <w:sz w:val="24"/>
          <w:szCs w:val="24"/>
          <w:lang w:val="ru-RU"/>
        </w:rPr>
        <w:t>, директор</w:t>
      </w:r>
      <w:r w:rsidR="00231A3B">
        <w:rPr>
          <w:rFonts w:ascii="Arial" w:hAnsi="Arial" w:cs="Arial"/>
          <w:sz w:val="24"/>
          <w:szCs w:val="24"/>
          <w:lang w:val="ru-RU"/>
        </w:rPr>
        <w:t>у</w:t>
      </w:r>
      <w:r w:rsidRPr="00542D2E">
        <w:rPr>
          <w:rFonts w:ascii="Arial" w:hAnsi="Arial" w:cs="Arial"/>
          <w:sz w:val="24"/>
          <w:szCs w:val="24"/>
          <w:lang w:val="ru-RU"/>
        </w:rPr>
        <w:t xml:space="preserve"> по маркетингу</w:t>
      </w:r>
      <w:r w:rsidR="00231A3B" w:rsidRPr="00231A3B">
        <w:rPr>
          <w:lang w:val="ru-RU"/>
        </w:rPr>
        <w:t xml:space="preserve"> </w:t>
      </w:r>
      <w:r w:rsidR="00231A3B" w:rsidRPr="00231A3B">
        <w:rPr>
          <w:rFonts w:ascii="Arial" w:hAnsi="Arial" w:cs="Arial"/>
          <w:sz w:val="24"/>
          <w:szCs w:val="24"/>
          <w:lang w:val="ru-RU"/>
        </w:rPr>
        <w:t>и аналитике</w:t>
      </w:r>
      <w:r w:rsidRPr="00B36D26">
        <w:rPr>
          <w:rFonts w:ascii="Arial" w:hAnsi="Arial" w:cs="Arial"/>
          <w:sz w:val="24"/>
          <w:szCs w:val="24"/>
          <w:lang w:val="ru-RU"/>
        </w:rPr>
        <w:t>, бренд директору и другим заинтересованным лицам по мере необходимости.</w:t>
      </w:r>
    </w:p>
    <w:p w14:paraId="2519B77B" w14:textId="4C8D8FD6" w:rsidR="00356036" w:rsidRPr="00356036" w:rsidRDefault="00356036" w:rsidP="00356036">
      <w:pPr>
        <w:pStyle w:val="ab"/>
        <w:numPr>
          <w:ilvl w:val="2"/>
          <w:numId w:val="1"/>
        </w:numPr>
        <w:tabs>
          <w:tab w:val="left" w:pos="1134"/>
        </w:tabs>
        <w:spacing w:after="0" w:line="240" w:lineRule="auto"/>
        <w:ind w:left="0" w:firstLine="709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Процесс проведения а</w:t>
      </w:r>
      <w:r w:rsidRPr="00F25990">
        <w:rPr>
          <w:rFonts w:ascii="Arial" w:hAnsi="Arial" w:cs="Arial"/>
          <w:sz w:val="24"/>
          <w:szCs w:val="24"/>
          <w:lang w:val="ru-RU"/>
        </w:rPr>
        <w:t>нализ</w:t>
      </w:r>
      <w:r>
        <w:rPr>
          <w:rFonts w:ascii="Arial" w:hAnsi="Arial" w:cs="Arial"/>
          <w:sz w:val="24"/>
          <w:szCs w:val="24"/>
          <w:lang w:val="ru-RU"/>
        </w:rPr>
        <w:t>а</w:t>
      </w:r>
      <w:r w:rsidRPr="00F25990">
        <w:rPr>
          <w:rFonts w:ascii="Arial" w:hAnsi="Arial" w:cs="Arial"/>
          <w:sz w:val="24"/>
          <w:szCs w:val="24"/>
          <w:lang w:val="ru-RU"/>
        </w:rPr>
        <w:t xml:space="preserve"> и оценк</w:t>
      </w:r>
      <w:r>
        <w:rPr>
          <w:rFonts w:ascii="Arial" w:hAnsi="Arial" w:cs="Arial"/>
          <w:sz w:val="24"/>
          <w:szCs w:val="24"/>
          <w:lang w:val="ru-RU"/>
        </w:rPr>
        <w:t>и</w:t>
      </w:r>
      <w:r w:rsidRPr="00F25990">
        <w:rPr>
          <w:rFonts w:ascii="Arial" w:hAnsi="Arial" w:cs="Arial"/>
          <w:sz w:val="24"/>
          <w:szCs w:val="24"/>
          <w:lang w:val="ru-RU"/>
        </w:rPr>
        <w:t xml:space="preserve"> результатов </w:t>
      </w:r>
      <w:r>
        <w:rPr>
          <w:rFonts w:ascii="Arial" w:hAnsi="Arial" w:cs="Arial"/>
          <w:sz w:val="24"/>
          <w:szCs w:val="24"/>
          <w:lang w:val="ru-RU"/>
        </w:rPr>
        <w:t>исследований</w:t>
      </w:r>
      <w:r w:rsidRPr="00F25990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система принятия решений на основе клиентских метрик описаны в</w:t>
      </w:r>
      <w:r w:rsidRPr="00F25990">
        <w:rPr>
          <w:rFonts w:ascii="Arial" w:hAnsi="Arial" w:cs="Arial"/>
          <w:sz w:val="24"/>
          <w:szCs w:val="24"/>
          <w:lang w:val="ru-RU"/>
        </w:rPr>
        <w:t xml:space="preserve"> </w:t>
      </w:r>
      <w:hyperlink w:anchor="_Нормативные_ссылки" w:history="1">
        <w:r w:rsidRPr="000B3454">
          <w:rPr>
            <w:rStyle w:val="ac"/>
            <w:rFonts w:ascii="Arial" w:hAnsi="Arial" w:cs="Arial"/>
            <w:sz w:val="24"/>
            <w:szCs w:val="24"/>
            <w:lang w:val="ru-RU"/>
          </w:rPr>
          <w:t>Регламент</w:t>
        </w:r>
        <w:r>
          <w:rPr>
            <w:rStyle w:val="ac"/>
            <w:rFonts w:ascii="Arial" w:hAnsi="Arial" w:cs="Arial"/>
            <w:sz w:val="24"/>
            <w:szCs w:val="24"/>
            <w:lang w:val="ru-RU"/>
          </w:rPr>
          <w:t>е</w:t>
        </w:r>
        <w:r w:rsidRPr="000B3454">
          <w:rPr>
            <w:rStyle w:val="ac"/>
            <w:rFonts w:ascii="Arial" w:hAnsi="Arial" w:cs="Arial"/>
            <w:sz w:val="24"/>
            <w:szCs w:val="24"/>
            <w:lang w:val="ru-RU"/>
          </w:rPr>
          <w:t xml:space="preserve"> В17.2</w:t>
        </w:r>
      </w:hyperlink>
      <w:r w:rsidRPr="00F25990">
        <w:rPr>
          <w:rFonts w:ascii="Arial" w:hAnsi="Arial" w:cs="Arial"/>
          <w:sz w:val="24"/>
          <w:szCs w:val="24"/>
          <w:lang w:val="ru-RU"/>
        </w:rPr>
        <w:t xml:space="preserve">. </w:t>
      </w:r>
    </w:p>
    <w:p w14:paraId="12B94474" w14:textId="77777777" w:rsidR="0015785D" w:rsidRDefault="0015785D" w:rsidP="0015785D">
      <w:pPr>
        <w:tabs>
          <w:tab w:val="left" w:pos="1134"/>
        </w:tabs>
        <w:spacing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6883E33D" w14:textId="77777777" w:rsidR="0015785D" w:rsidRPr="005C4FF8" w:rsidRDefault="0015785D" w:rsidP="0015785D">
      <w:pPr>
        <w:pStyle w:val="1"/>
        <w:tabs>
          <w:tab w:val="left" w:pos="993"/>
        </w:tabs>
        <w:spacing w:after="120" w:line="240" w:lineRule="auto"/>
        <w:ind w:left="709"/>
        <w:jc w:val="center"/>
        <w:rPr>
          <w:rFonts w:ascii="Arial" w:hAnsi="Arial" w:cs="Arial"/>
          <w:b/>
          <w:color w:val="008066"/>
          <w:sz w:val="28"/>
          <w:lang w:val="ru-RU"/>
        </w:rPr>
      </w:pPr>
      <w:bookmarkStart w:id="54" w:name="_Приложение_1_Рекомендации"/>
      <w:bookmarkStart w:id="55" w:name="_Приложение_1_Рекомендуемая"/>
      <w:bookmarkStart w:id="56" w:name="_Toc111187987"/>
      <w:bookmarkStart w:id="57" w:name="_Toc116294636"/>
      <w:bookmarkStart w:id="58" w:name="_Toc168492220"/>
      <w:bookmarkEnd w:id="54"/>
      <w:bookmarkEnd w:id="55"/>
      <w:r w:rsidRPr="005C4FF8">
        <w:rPr>
          <w:rFonts w:ascii="Arial" w:hAnsi="Arial" w:cs="Arial"/>
          <w:b/>
          <w:color w:val="008066"/>
          <w:sz w:val="28"/>
          <w:lang w:val="ru-RU"/>
        </w:rPr>
        <w:lastRenderedPageBreak/>
        <w:t>Приложение 1</w:t>
      </w:r>
      <w:r w:rsidRPr="005C4FF8">
        <w:rPr>
          <w:rFonts w:ascii="Arial" w:hAnsi="Arial" w:cs="Arial"/>
          <w:b/>
          <w:color w:val="008066"/>
          <w:sz w:val="28"/>
          <w:lang w:val="ru-RU"/>
        </w:rPr>
        <w:br/>
      </w:r>
      <w:bookmarkEnd w:id="56"/>
      <w:bookmarkEnd w:id="57"/>
      <w:r w:rsidRPr="00A33E28">
        <w:rPr>
          <w:rFonts w:ascii="Arial" w:hAnsi="Arial" w:cs="Arial"/>
          <w:b/>
          <w:color w:val="008066"/>
          <w:sz w:val="28"/>
          <w:lang w:val="ru-RU"/>
        </w:rPr>
        <w:t>Рекомендуемая форма анкеты</w:t>
      </w:r>
      <w:r>
        <w:rPr>
          <w:rFonts w:ascii="Arial" w:hAnsi="Arial" w:cs="Arial"/>
          <w:b/>
          <w:color w:val="008066"/>
          <w:sz w:val="28"/>
          <w:lang w:val="ru-RU"/>
        </w:rPr>
        <w:t xml:space="preserve"> покупателя (анкета №1)</w:t>
      </w:r>
      <w:bookmarkEnd w:id="58"/>
      <w:r>
        <w:rPr>
          <w:rFonts w:ascii="Arial" w:hAnsi="Arial" w:cs="Arial"/>
          <w:b/>
          <w:color w:val="008066"/>
          <w:sz w:val="28"/>
          <w:lang w:val="ru-RU"/>
        </w:rPr>
        <w:t xml:space="preserve"> </w:t>
      </w:r>
    </w:p>
    <w:p w14:paraId="26B197D8" w14:textId="77777777" w:rsidR="0015785D" w:rsidRPr="005B253E" w:rsidRDefault="0015785D" w:rsidP="0015785D">
      <w:pPr>
        <w:numPr>
          <w:ilvl w:val="0"/>
          <w:numId w:val="19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bookmarkStart w:id="59" w:name="_Приложение_2_Рекомендации"/>
      <w:bookmarkEnd w:id="59"/>
      <w:r w:rsidRPr="005B253E">
        <w:rPr>
          <w:rFonts w:ascii="Arial" w:hAnsi="Arial" w:cs="Arial"/>
          <w:sz w:val="24"/>
          <w:szCs w:val="24"/>
        </w:rPr>
        <w:t xml:space="preserve">Пожалуйста, оцените по 10-бальной шкале вероятность того, что вы порекомендуете компанию «Атомстройкомплекс» своим друзьям, знакомым или коллегам, где 10 баллов – «обязательно порекомендую», 0 – «никогда не порекомендую». </w:t>
      </w:r>
    </w:p>
    <w:p w14:paraId="061AF68A" w14:textId="77777777" w:rsidR="0015785D" w:rsidRPr="005B253E" w:rsidRDefault="0015785D" w:rsidP="0015785D">
      <w:pPr>
        <w:numPr>
          <w:ilvl w:val="0"/>
          <w:numId w:val="19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color w:val="00B050"/>
          <w:sz w:val="24"/>
          <w:szCs w:val="24"/>
        </w:rPr>
      </w:pPr>
      <w:r w:rsidRPr="005B253E">
        <w:rPr>
          <w:rFonts w:ascii="Arial" w:hAnsi="Arial" w:cs="Arial"/>
          <w:sz w:val="24"/>
          <w:szCs w:val="24"/>
        </w:rPr>
        <w:t xml:space="preserve">Что необходимо сделать, чтобы ваша оценка в следующий раз была «10»? </w:t>
      </w:r>
    </w:p>
    <w:p w14:paraId="5370C108" w14:textId="77777777" w:rsidR="0015785D" w:rsidRPr="005B253E" w:rsidRDefault="0015785D" w:rsidP="0015785D">
      <w:pPr>
        <w:tabs>
          <w:tab w:val="left" w:pos="284"/>
        </w:tabs>
        <w:spacing w:after="120" w:line="240" w:lineRule="auto"/>
        <w:rPr>
          <w:rFonts w:ascii="Arial" w:hAnsi="Arial" w:cs="Arial"/>
          <w:sz w:val="24"/>
          <w:szCs w:val="24"/>
        </w:rPr>
      </w:pPr>
      <w:r w:rsidRPr="005B253E">
        <w:rPr>
          <w:rFonts w:ascii="Arial" w:hAnsi="Arial" w:cs="Arial"/>
          <w:sz w:val="24"/>
          <w:szCs w:val="24"/>
        </w:rPr>
        <w:t>Ответ: _________________________</w:t>
      </w:r>
    </w:p>
    <w:p w14:paraId="27AA32E3" w14:textId="77777777" w:rsidR="0015785D" w:rsidRPr="005B253E" w:rsidRDefault="0015785D" w:rsidP="0015785D">
      <w:pPr>
        <w:numPr>
          <w:ilvl w:val="0"/>
          <w:numId w:val="19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5B253E">
        <w:rPr>
          <w:rFonts w:ascii="Arial" w:hAnsi="Arial" w:cs="Arial"/>
          <w:sz w:val="24"/>
          <w:szCs w:val="24"/>
        </w:rPr>
        <w:t xml:space="preserve">Расставьте по степени важности факторы, которые повлияли на ваш выбор, с 1 по 5 место, где 1 – самый важный фактор, 5 – наименее важный из выбранных. 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4"/>
        <w:gridCol w:w="3261"/>
      </w:tblGrid>
      <w:tr w:rsidR="0015785D" w:rsidRPr="001862E4" w14:paraId="7BE87D11" w14:textId="77777777" w:rsidTr="00086640">
        <w:tc>
          <w:tcPr>
            <w:tcW w:w="6804" w:type="dxa"/>
            <w:shd w:val="clear" w:color="auto" w:fill="DBDBDB" w:themeFill="accent3" w:themeFillTint="66"/>
            <w:vAlign w:val="center"/>
          </w:tcPr>
          <w:p w14:paraId="476F0648" w14:textId="77777777" w:rsidR="0015785D" w:rsidRPr="005B253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Факторы, которые повлияли на Ваш выбор</w:t>
            </w:r>
          </w:p>
        </w:tc>
        <w:tc>
          <w:tcPr>
            <w:tcW w:w="3261" w:type="dxa"/>
            <w:shd w:val="clear" w:color="auto" w:fill="DBDBDB" w:themeFill="accent3" w:themeFillTint="66"/>
          </w:tcPr>
          <w:p w14:paraId="0950CD81" w14:textId="77777777" w:rsidR="0015785D" w:rsidRPr="005B253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 xml:space="preserve">Ранг от 1 до 5 </w:t>
            </w: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(</w:t>
            </w:r>
            <w:r w:rsidRPr="005B253E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eastAsia="ru-RU"/>
              </w:rPr>
              <w:t>где 1-е место - самый важный фактор, 5-е наименее важный</w:t>
            </w:r>
            <w:r w:rsidRPr="003A6A48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eastAsia="ru-RU"/>
              </w:rPr>
              <w:t>)</w:t>
            </w:r>
          </w:p>
        </w:tc>
      </w:tr>
      <w:tr w:rsidR="0015785D" w:rsidRPr="005B253E" w14:paraId="597DBE9C" w14:textId="77777777" w:rsidTr="003A3E40">
        <w:tc>
          <w:tcPr>
            <w:tcW w:w="6804" w:type="dxa"/>
          </w:tcPr>
          <w:p w14:paraId="2112DFA7" w14:textId="77777777" w:rsidR="0015785D" w:rsidRPr="005B253E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5B253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Репутация компании</w:t>
            </w:r>
          </w:p>
        </w:tc>
        <w:tc>
          <w:tcPr>
            <w:tcW w:w="3261" w:type="dxa"/>
          </w:tcPr>
          <w:p w14:paraId="6C1AC17D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53D3684E" w14:textId="77777777" w:rsidTr="003A3E40">
        <w:tc>
          <w:tcPr>
            <w:tcW w:w="6804" w:type="dxa"/>
          </w:tcPr>
          <w:p w14:paraId="48065D95" w14:textId="77777777" w:rsidR="0015785D" w:rsidRPr="005B253E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5B253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Известность компании</w:t>
            </w:r>
          </w:p>
        </w:tc>
        <w:tc>
          <w:tcPr>
            <w:tcW w:w="3261" w:type="dxa"/>
          </w:tcPr>
          <w:p w14:paraId="37410116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798D4A0D" w14:textId="77777777" w:rsidTr="003A3E40">
        <w:tc>
          <w:tcPr>
            <w:tcW w:w="6804" w:type="dxa"/>
            <w:vAlign w:val="bottom"/>
          </w:tcPr>
          <w:p w14:paraId="705564D4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Удобное местоположение 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ЖК</w:t>
            </w:r>
          </w:p>
        </w:tc>
        <w:tc>
          <w:tcPr>
            <w:tcW w:w="3261" w:type="dxa"/>
          </w:tcPr>
          <w:p w14:paraId="170A19D2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3B113850" w14:textId="77777777" w:rsidTr="003A3E40">
        <w:tc>
          <w:tcPr>
            <w:tcW w:w="6804" w:type="dxa"/>
            <w:vAlign w:val="bottom"/>
          </w:tcPr>
          <w:p w14:paraId="3C5EE0D7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Концептуальное решение проекта (в том числе идея, архитектура 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ЖК</w:t>
            </w:r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61" w:type="dxa"/>
          </w:tcPr>
          <w:p w14:paraId="1EE4655C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5B253E" w14:paraId="50605D47" w14:textId="77777777" w:rsidTr="003A3E40">
        <w:tc>
          <w:tcPr>
            <w:tcW w:w="6804" w:type="dxa"/>
            <w:vAlign w:val="bottom"/>
          </w:tcPr>
          <w:p w14:paraId="1EAA3041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Благоустройство двора</w:t>
            </w:r>
          </w:p>
        </w:tc>
        <w:tc>
          <w:tcPr>
            <w:tcW w:w="3261" w:type="dxa"/>
          </w:tcPr>
          <w:p w14:paraId="0209E344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5B253E" w14:paraId="5E003179" w14:textId="77777777" w:rsidTr="003A3E40">
        <w:tc>
          <w:tcPr>
            <w:tcW w:w="6804" w:type="dxa"/>
            <w:vAlign w:val="bottom"/>
          </w:tcPr>
          <w:p w14:paraId="1BE741C4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Рациональные планировки квартиры</w:t>
            </w:r>
          </w:p>
        </w:tc>
        <w:tc>
          <w:tcPr>
            <w:tcW w:w="3261" w:type="dxa"/>
          </w:tcPr>
          <w:p w14:paraId="11D2C5F0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3F5E9A58" w14:textId="77777777" w:rsidTr="003A3E40">
        <w:tc>
          <w:tcPr>
            <w:tcW w:w="6804" w:type="dxa"/>
            <w:vAlign w:val="bottom"/>
          </w:tcPr>
          <w:p w14:paraId="4876CC05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Безопасность дома</w:t>
            </w:r>
          </w:p>
        </w:tc>
        <w:tc>
          <w:tcPr>
            <w:tcW w:w="3261" w:type="dxa"/>
          </w:tcPr>
          <w:p w14:paraId="107DA639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1E9EE6D8" w14:textId="77777777" w:rsidTr="003A3E40">
        <w:tc>
          <w:tcPr>
            <w:tcW w:w="6804" w:type="dxa"/>
            <w:vAlign w:val="bottom"/>
          </w:tcPr>
          <w:p w14:paraId="2B54004E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материалов чистовой отделки квартиры</w:t>
            </w:r>
          </w:p>
        </w:tc>
        <w:tc>
          <w:tcPr>
            <w:tcW w:w="3261" w:type="dxa"/>
          </w:tcPr>
          <w:p w14:paraId="509C7E1C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54B1C607" w14:textId="77777777" w:rsidTr="003A3E40">
        <w:tc>
          <w:tcPr>
            <w:tcW w:w="6804" w:type="dxa"/>
            <w:vAlign w:val="bottom"/>
          </w:tcPr>
          <w:p w14:paraId="510AAACF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Современные инженерные решения</w:t>
            </w:r>
          </w:p>
        </w:tc>
        <w:tc>
          <w:tcPr>
            <w:tcW w:w="3261" w:type="dxa"/>
          </w:tcPr>
          <w:p w14:paraId="2147A5D6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5C0FA57A" w14:textId="77777777" w:rsidTr="003A3E40">
        <w:tc>
          <w:tcPr>
            <w:tcW w:w="6804" w:type="dxa"/>
            <w:shd w:val="clear" w:color="auto" w:fill="auto"/>
            <w:vAlign w:val="center"/>
          </w:tcPr>
          <w:p w14:paraId="4306D8BA" w14:textId="30035E65" w:rsidR="0015785D" w:rsidRPr="004D32EA" w:rsidRDefault="000561AF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561A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Обслуживание объекта в собственной УК</w:t>
            </w:r>
          </w:p>
        </w:tc>
        <w:tc>
          <w:tcPr>
            <w:tcW w:w="3261" w:type="dxa"/>
          </w:tcPr>
          <w:p w14:paraId="78B53DC5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5B253E" w14:paraId="00B41E33" w14:textId="77777777" w:rsidTr="003A3E40">
        <w:tc>
          <w:tcPr>
            <w:tcW w:w="6804" w:type="dxa"/>
            <w:vAlign w:val="bottom"/>
          </w:tcPr>
          <w:p w14:paraId="5F4C1D59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</w:pPr>
            <w:proofErr w:type="spellStart"/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Экспертность</w:t>
            </w:r>
            <w:proofErr w:type="spellEnd"/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консультаций</w:t>
            </w:r>
          </w:p>
        </w:tc>
        <w:tc>
          <w:tcPr>
            <w:tcW w:w="3261" w:type="dxa"/>
          </w:tcPr>
          <w:p w14:paraId="060ECBFB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5A0D64BD" w14:textId="77777777" w:rsidTr="003A3E40">
        <w:tc>
          <w:tcPr>
            <w:tcW w:w="6804" w:type="dxa"/>
            <w:vAlign w:val="bottom"/>
          </w:tcPr>
          <w:p w14:paraId="18F73EFB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32EA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Доброжелательность персонала</w:t>
            </w:r>
          </w:p>
        </w:tc>
        <w:tc>
          <w:tcPr>
            <w:tcW w:w="3261" w:type="dxa"/>
          </w:tcPr>
          <w:p w14:paraId="6037DC5A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21C75FE5" w14:textId="77777777" w:rsidTr="003A3E40">
        <w:tc>
          <w:tcPr>
            <w:tcW w:w="6804" w:type="dxa"/>
            <w:vAlign w:val="bottom"/>
          </w:tcPr>
          <w:p w14:paraId="4EDE885E" w14:textId="77777777" w:rsidR="0015785D" w:rsidRPr="004D32EA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4D32EA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>Оперативная реакция на запросы</w:t>
            </w:r>
          </w:p>
        </w:tc>
        <w:tc>
          <w:tcPr>
            <w:tcW w:w="3261" w:type="dxa"/>
          </w:tcPr>
          <w:p w14:paraId="4A225298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50A85CAE" w14:textId="77777777" w:rsidTr="003A3E40">
        <w:tc>
          <w:tcPr>
            <w:tcW w:w="6804" w:type="dxa"/>
            <w:shd w:val="clear" w:color="auto" w:fill="auto"/>
            <w:vAlign w:val="bottom"/>
          </w:tcPr>
          <w:p w14:paraId="78B6A363" w14:textId="77777777" w:rsidR="0015785D" w:rsidRPr="005B253E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Удовлетворенность ценой/ стоимость в рамках рыночной</w:t>
            </w:r>
          </w:p>
        </w:tc>
        <w:tc>
          <w:tcPr>
            <w:tcW w:w="3261" w:type="dxa"/>
          </w:tcPr>
          <w:p w14:paraId="11A70CF2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1862E4" w14:paraId="6EFFD5B2" w14:textId="77777777" w:rsidTr="003A3E40">
        <w:tc>
          <w:tcPr>
            <w:tcW w:w="6804" w:type="dxa"/>
            <w:shd w:val="clear" w:color="auto" w:fill="auto"/>
            <w:vAlign w:val="bottom"/>
          </w:tcPr>
          <w:p w14:paraId="65F864F6" w14:textId="77777777" w:rsidR="0015785D" w:rsidRPr="005B253E" w:rsidRDefault="0015785D" w:rsidP="003A3E40">
            <w:pPr>
              <w:numPr>
                <w:ilvl w:val="0"/>
                <w:numId w:val="8"/>
              </w:numPr>
              <w:tabs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Гибкие условия покупки (ипотека, рассрочка, трейд-ин)</w:t>
            </w:r>
          </w:p>
        </w:tc>
        <w:tc>
          <w:tcPr>
            <w:tcW w:w="3261" w:type="dxa"/>
          </w:tcPr>
          <w:p w14:paraId="054624D6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</w:tbl>
    <w:p w14:paraId="67B5F118" w14:textId="77777777" w:rsidR="0015785D" w:rsidRPr="005B253E" w:rsidRDefault="0015785D" w:rsidP="0015785D">
      <w:pPr>
        <w:numPr>
          <w:ilvl w:val="0"/>
          <w:numId w:val="19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5B253E">
        <w:rPr>
          <w:rFonts w:ascii="Arial" w:hAnsi="Arial" w:cs="Arial"/>
          <w:sz w:val="24"/>
          <w:szCs w:val="24"/>
        </w:rPr>
        <w:t>Оцените качество работы Атома по каждому фактору, где 5 – превосходно, выше ожиданий; 4 – нормально, соответствует ожиданиям; 3 – чуть ниже нормы; 2 – плохо, 1 – отвратительно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4"/>
        <w:gridCol w:w="3261"/>
      </w:tblGrid>
      <w:tr w:rsidR="0015785D" w:rsidRPr="005B253E" w14:paraId="69590CF6" w14:textId="77777777" w:rsidTr="00086640">
        <w:tc>
          <w:tcPr>
            <w:tcW w:w="6804" w:type="dxa"/>
            <w:shd w:val="clear" w:color="auto" w:fill="DBDBDB" w:themeFill="accent3" w:themeFillTint="66"/>
            <w:vAlign w:val="center"/>
          </w:tcPr>
          <w:p w14:paraId="49EF010E" w14:textId="77777777" w:rsidR="0015785D" w:rsidRPr="005B253E" w:rsidRDefault="0015785D" w:rsidP="00EF5E81">
            <w:pPr>
              <w:ind w:hanging="476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Факторы для оценки</w:t>
            </w:r>
          </w:p>
        </w:tc>
        <w:tc>
          <w:tcPr>
            <w:tcW w:w="3261" w:type="dxa"/>
            <w:shd w:val="clear" w:color="auto" w:fill="DBDBDB" w:themeFill="accent3" w:themeFillTint="66"/>
          </w:tcPr>
          <w:p w14:paraId="71086008" w14:textId="77777777" w:rsidR="0015785D" w:rsidRPr="005B253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Удовлетворенность от 1 до 5</w:t>
            </w:r>
          </w:p>
        </w:tc>
      </w:tr>
      <w:tr w:rsidR="0015785D" w:rsidRPr="005B253E" w14:paraId="6BC13469" w14:textId="77777777" w:rsidTr="003A3E40">
        <w:tc>
          <w:tcPr>
            <w:tcW w:w="6804" w:type="dxa"/>
          </w:tcPr>
          <w:p w14:paraId="18533587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5B253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Репутация компании</w:t>
            </w:r>
          </w:p>
        </w:tc>
        <w:tc>
          <w:tcPr>
            <w:tcW w:w="3261" w:type="dxa"/>
          </w:tcPr>
          <w:p w14:paraId="4B392EB2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6E5F1C09" w14:textId="77777777" w:rsidTr="003A3E40">
        <w:tc>
          <w:tcPr>
            <w:tcW w:w="6804" w:type="dxa"/>
          </w:tcPr>
          <w:p w14:paraId="6E048080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5B253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Известность компании</w:t>
            </w:r>
          </w:p>
        </w:tc>
        <w:tc>
          <w:tcPr>
            <w:tcW w:w="3261" w:type="dxa"/>
          </w:tcPr>
          <w:p w14:paraId="3DC29F1E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11B26ED9" w14:textId="77777777" w:rsidTr="003A3E40">
        <w:tc>
          <w:tcPr>
            <w:tcW w:w="6804" w:type="dxa"/>
            <w:vAlign w:val="bottom"/>
          </w:tcPr>
          <w:p w14:paraId="51C372D0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Удобное местоположение </w:t>
            </w:r>
            <w:r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ЖК</w:t>
            </w:r>
          </w:p>
        </w:tc>
        <w:tc>
          <w:tcPr>
            <w:tcW w:w="3261" w:type="dxa"/>
          </w:tcPr>
          <w:p w14:paraId="521884FB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386BFD0F" w14:textId="77777777" w:rsidTr="003A3E40">
        <w:tc>
          <w:tcPr>
            <w:tcW w:w="6804" w:type="dxa"/>
            <w:vAlign w:val="bottom"/>
          </w:tcPr>
          <w:p w14:paraId="05533043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Концептуальное решение проекта (в том числе идея, архитектура ЖК)</w:t>
            </w:r>
          </w:p>
        </w:tc>
        <w:tc>
          <w:tcPr>
            <w:tcW w:w="3261" w:type="dxa"/>
          </w:tcPr>
          <w:p w14:paraId="636F1B02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5B253E" w14:paraId="4474A3B5" w14:textId="77777777" w:rsidTr="003A3E40">
        <w:tc>
          <w:tcPr>
            <w:tcW w:w="6804" w:type="dxa"/>
            <w:vAlign w:val="bottom"/>
          </w:tcPr>
          <w:p w14:paraId="21D8006B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Благоустройство двора</w:t>
            </w:r>
          </w:p>
        </w:tc>
        <w:tc>
          <w:tcPr>
            <w:tcW w:w="3261" w:type="dxa"/>
          </w:tcPr>
          <w:p w14:paraId="7694C5C9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5B253E" w14:paraId="1A53E2DB" w14:textId="77777777" w:rsidTr="003A3E40">
        <w:tc>
          <w:tcPr>
            <w:tcW w:w="6804" w:type="dxa"/>
            <w:vAlign w:val="bottom"/>
          </w:tcPr>
          <w:p w14:paraId="49B941FA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Рациональные планировки квартиры</w:t>
            </w:r>
          </w:p>
        </w:tc>
        <w:tc>
          <w:tcPr>
            <w:tcW w:w="3261" w:type="dxa"/>
          </w:tcPr>
          <w:p w14:paraId="6324EAE3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597A3404" w14:textId="77777777" w:rsidTr="003A3E40">
        <w:tc>
          <w:tcPr>
            <w:tcW w:w="6804" w:type="dxa"/>
            <w:vAlign w:val="bottom"/>
          </w:tcPr>
          <w:p w14:paraId="1F329D9D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Безопасность дома</w:t>
            </w:r>
          </w:p>
        </w:tc>
        <w:tc>
          <w:tcPr>
            <w:tcW w:w="3261" w:type="dxa"/>
          </w:tcPr>
          <w:p w14:paraId="73D55065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4A17A8E5" w14:textId="77777777" w:rsidTr="003A3E40">
        <w:tc>
          <w:tcPr>
            <w:tcW w:w="6804" w:type="dxa"/>
            <w:vAlign w:val="bottom"/>
          </w:tcPr>
          <w:p w14:paraId="402A6B13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материалов чистовой отделки квартиры</w:t>
            </w:r>
          </w:p>
        </w:tc>
        <w:tc>
          <w:tcPr>
            <w:tcW w:w="3261" w:type="dxa"/>
          </w:tcPr>
          <w:p w14:paraId="365A87C7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6618D8BD" w14:textId="77777777" w:rsidTr="003A3E40">
        <w:tc>
          <w:tcPr>
            <w:tcW w:w="6804" w:type="dxa"/>
            <w:vAlign w:val="bottom"/>
          </w:tcPr>
          <w:p w14:paraId="08B73D99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Современные инженерные решения</w:t>
            </w:r>
          </w:p>
        </w:tc>
        <w:tc>
          <w:tcPr>
            <w:tcW w:w="3261" w:type="dxa"/>
          </w:tcPr>
          <w:p w14:paraId="78C2D957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6CBFC0FF" w14:textId="77777777" w:rsidTr="003A3E40">
        <w:tc>
          <w:tcPr>
            <w:tcW w:w="6804" w:type="dxa"/>
            <w:shd w:val="clear" w:color="auto" w:fill="auto"/>
            <w:vAlign w:val="center"/>
          </w:tcPr>
          <w:p w14:paraId="623FA77F" w14:textId="6C065CD5" w:rsidR="0015785D" w:rsidRPr="005B253E" w:rsidRDefault="000561AF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561A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Обслуживание объекта в собственной УК</w:t>
            </w:r>
          </w:p>
        </w:tc>
        <w:tc>
          <w:tcPr>
            <w:tcW w:w="3261" w:type="dxa"/>
          </w:tcPr>
          <w:p w14:paraId="3F098F00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5B253E" w14:paraId="2E0FB3C4" w14:textId="77777777" w:rsidTr="003A3E40">
        <w:tc>
          <w:tcPr>
            <w:tcW w:w="6804" w:type="dxa"/>
            <w:vAlign w:val="bottom"/>
          </w:tcPr>
          <w:p w14:paraId="135BFA37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5B253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Экспертность</w:t>
            </w:r>
            <w:proofErr w:type="spellEnd"/>
            <w:r w:rsidRPr="005B253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консультаций</w:t>
            </w:r>
          </w:p>
        </w:tc>
        <w:tc>
          <w:tcPr>
            <w:tcW w:w="3261" w:type="dxa"/>
          </w:tcPr>
          <w:p w14:paraId="4A9AC1F5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69E120D6" w14:textId="77777777" w:rsidTr="003A3E40">
        <w:tc>
          <w:tcPr>
            <w:tcW w:w="6804" w:type="dxa"/>
            <w:vAlign w:val="bottom"/>
          </w:tcPr>
          <w:p w14:paraId="2B701EED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FF0000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Доброжелательность персонала</w:t>
            </w:r>
          </w:p>
        </w:tc>
        <w:tc>
          <w:tcPr>
            <w:tcW w:w="3261" w:type="dxa"/>
          </w:tcPr>
          <w:p w14:paraId="075F30D5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5B253E" w14:paraId="5539CE9E" w14:textId="77777777" w:rsidTr="003A3E40">
        <w:tc>
          <w:tcPr>
            <w:tcW w:w="6804" w:type="dxa"/>
            <w:vAlign w:val="bottom"/>
          </w:tcPr>
          <w:p w14:paraId="7CB59A30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FF0000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  <w:t>Оперативная реакция на запросы</w:t>
            </w:r>
          </w:p>
        </w:tc>
        <w:tc>
          <w:tcPr>
            <w:tcW w:w="3261" w:type="dxa"/>
          </w:tcPr>
          <w:p w14:paraId="5DE92B95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0166E0E9" w14:textId="77777777" w:rsidTr="003A3E40">
        <w:tc>
          <w:tcPr>
            <w:tcW w:w="6804" w:type="dxa"/>
            <w:shd w:val="clear" w:color="auto" w:fill="auto"/>
            <w:vAlign w:val="bottom"/>
          </w:tcPr>
          <w:p w14:paraId="25B854EC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Удовлетворенность ценой/ стоимость в рамках рыночной</w:t>
            </w:r>
          </w:p>
        </w:tc>
        <w:tc>
          <w:tcPr>
            <w:tcW w:w="3261" w:type="dxa"/>
          </w:tcPr>
          <w:p w14:paraId="2B9EAD30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1862E4" w14:paraId="25A21B54" w14:textId="77777777" w:rsidTr="003A3E40">
        <w:tc>
          <w:tcPr>
            <w:tcW w:w="6804" w:type="dxa"/>
            <w:shd w:val="clear" w:color="auto" w:fill="auto"/>
            <w:vAlign w:val="bottom"/>
          </w:tcPr>
          <w:p w14:paraId="62CEEF48" w14:textId="77777777" w:rsidR="0015785D" w:rsidRPr="005B253E" w:rsidRDefault="0015785D" w:rsidP="003A3E40">
            <w:pPr>
              <w:numPr>
                <w:ilvl w:val="0"/>
                <w:numId w:val="20"/>
              </w:numPr>
              <w:tabs>
                <w:tab w:val="left" w:pos="233"/>
                <w:tab w:val="left" w:pos="375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5B253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Гибкие условия покупки (ипотека, рассрочка, трейд-ин)</w:t>
            </w:r>
          </w:p>
        </w:tc>
        <w:tc>
          <w:tcPr>
            <w:tcW w:w="3261" w:type="dxa"/>
          </w:tcPr>
          <w:p w14:paraId="37BE968B" w14:textId="77777777" w:rsidR="0015785D" w:rsidRPr="005B253E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</w:tbl>
    <w:p w14:paraId="56FF2E45" w14:textId="77777777" w:rsidR="0015785D" w:rsidRPr="003A6A48" w:rsidRDefault="0015785D" w:rsidP="0015785D">
      <w:pPr>
        <w:numPr>
          <w:ilvl w:val="0"/>
          <w:numId w:val="19"/>
        </w:numPr>
        <w:tabs>
          <w:tab w:val="left" w:pos="284"/>
        </w:tabs>
        <w:spacing w:before="120" w:after="120" w:line="240" w:lineRule="auto"/>
        <w:ind w:left="0" w:firstLine="0"/>
        <w:rPr>
          <w:rFonts w:ascii="Arial" w:hAnsi="Arial" w:cs="Arial"/>
          <w:sz w:val="24"/>
          <w:szCs w:val="24"/>
        </w:rPr>
      </w:pPr>
      <w:r w:rsidRPr="005B253E">
        <w:rPr>
          <w:rFonts w:ascii="Arial" w:hAnsi="Arial" w:cs="Arial"/>
          <w:sz w:val="24"/>
          <w:szCs w:val="24"/>
        </w:rPr>
        <w:t>Несколько слов о вас</w:t>
      </w:r>
      <w:r w:rsidRPr="003A6A48">
        <w:rPr>
          <w:rFonts w:ascii="Arial" w:hAnsi="Arial" w:cs="Arial"/>
          <w:sz w:val="24"/>
          <w:szCs w:val="24"/>
        </w:rPr>
        <w:t>: п</w:t>
      </w:r>
      <w:r w:rsidRPr="005B253E">
        <w:rPr>
          <w:rFonts w:ascii="Arial" w:hAnsi="Arial" w:cs="Arial"/>
          <w:sz w:val="24"/>
          <w:szCs w:val="24"/>
        </w:rPr>
        <w:t>ол:</w:t>
      </w:r>
      <w:r w:rsidRPr="003A6A48">
        <w:rPr>
          <w:rFonts w:ascii="Arial" w:hAnsi="Arial" w:cs="Arial"/>
          <w:sz w:val="24"/>
          <w:szCs w:val="24"/>
        </w:rPr>
        <w:t>_________________, в</w:t>
      </w:r>
      <w:r w:rsidRPr="005B253E">
        <w:rPr>
          <w:rFonts w:ascii="Arial" w:hAnsi="Arial" w:cs="Arial"/>
          <w:sz w:val="24"/>
          <w:szCs w:val="24"/>
        </w:rPr>
        <w:t>озраст:</w:t>
      </w:r>
      <w:r w:rsidRPr="003A6A48">
        <w:rPr>
          <w:rFonts w:ascii="Arial" w:hAnsi="Arial" w:cs="Arial"/>
          <w:sz w:val="24"/>
          <w:szCs w:val="24"/>
        </w:rPr>
        <w:t>___________________.</w:t>
      </w:r>
      <w:r w:rsidRPr="003A6A48">
        <w:rPr>
          <w:rFonts w:ascii="Arial" w:hAnsi="Arial" w:cs="Arial"/>
          <w:sz w:val="24"/>
          <w:szCs w:val="24"/>
        </w:rPr>
        <w:br w:type="page"/>
      </w:r>
    </w:p>
    <w:p w14:paraId="169EF538" w14:textId="77777777" w:rsidR="0015785D" w:rsidRPr="005C4FF8" w:rsidRDefault="0015785D" w:rsidP="0015785D">
      <w:pPr>
        <w:pStyle w:val="1"/>
        <w:tabs>
          <w:tab w:val="left" w:pos="993"/>
        </w:tabs>
        <w:spacing w:after="120" w:line="240" w:lineRule="auto"/>
        <w:ind w:left="709"/>
        <w:jc w:val="center"/>
        <w:rPr>
          <w:rFonts w:ascii="Arial" w:hAnsi="Arial" w:cs="Arial"/>
          <w:b/>
          <w:color w:val="008066"/>
          <w:sz w:val="28"/>
          <w:lang w:val="ru-RU"/>
        </w:rPr>
      </w:pPr>
      <w:bookmarkStart w:id="60" w:name="_Приложение_2_Рекомендуемая"/>
      <w:bookmarkStart w:id="61" w:name="_Toc168492221"/>
      <w:bookmarkEnd w:id="60"/>
      <w:r w:rsidRPr="005C4FF8">
        <w:rPr>
          <w:rFonts w:ascii="Arial" w:hAnsi="Arial" w:cs="Arial"/>
          <w:b/>
          <w:color w:val="008066"/>
          <w:sz w:val="28"/>
          <w:lang w:val="ru-RU"/>
        </w:rPr>
        <w:lastRenderedPageBreak/>
        <w:t xml:space="preserve">Приложение </w:t>
      </w:r>
      <w:r>
        <w:rPr>
          <w:rFonts w:ascii="Arial" w:hAnsi="Arial" w:cs="Arial"/>
          <w:b/>
          <w:color w:val="008066"/>
          <w:sz w:val="28"/>
          <w:lang w:val="ru-RU"/>
        </w:rPr>
        <w:t>2</w:t>
      </w:r>
      <w:r w:rsidRPr="005C4FF8">
        <w:rPr>
          <w:rFonts w:ascii="Arial" w:hAnsi="Arial" w:cs="Arial"/>
          <w:b/>
          <w:color w:val="008066"/>
          <w:sz w:val="28"/>
          <w:lang w:val="ru-RU"/>
        </w:rPr>
        <w:br/>
      </w:r>
      <w:r w:rsidRPr="001D5F9F">
        <w:rPr>
          <w:rFonts w:ascii="Arial" w:hAnsi="Arial" w:cs="Arial"/>
          <w:b/>
          <w:color w:val="008066"/>
          <w:sz w:val="28"/>
          <w:lang w:val="ru-RU"/>
        </w:rPr>
        <w:t xml:space="preserve">Рекомендуемая форма анкеты </w:t>
      </w:r>
      <w:r>
        <w:rPr>
          <w:rFonts w:ascii="Arial" w:hAnsi="Arial" w:cs="Arial"/>
          <w:b/>
          <w:color w:val="008066"/>
          <w:sz w:val="28"/>
          <w:lang w:val="ru-RU"/>
        </w:rPr>
        <w:t>новосёла</w:t>
      </w:r>
      <w:r w:rsidRPr="001D5F9F">
        <w:rPr>
          <w:rFonts w:ascii="Arial" w:hAnsi="Arial" w:cs="Arial"/>
          <w:b/>
          <w:color w:val="008066"/>
          <w:sz w:val="28"/>
          <w:lang w:val="ru-RU"/>
        </w:rPr>
        <w:t xml:space="preserve"> (анкета №</w:t>
      </w:r>
      <w:r>
        <w:rPr>
          <w:rFonts w:ascii="Arial" w:hAnsi="Arial" w:cs="Arial"/>
          <w:b/>
          <w:color w:val="008066"/>
          <w:sz w:val="28"/>
          <w:lang w:val="ru-RU"/>
        </w:rPr>
        <w:t>2</w:t>
      </w:r>
      <w:r w:rsidRPr="001D5F9F">
        <w:rPr>
          <w:rFonts w:ascii="Arial" w:hAnsi="Arial" w:cs="Arial"/>
          <w:b/>
          <w:color w:val="008066"/>
          <w:sz w:val="28"/>
          <w:lang w:val="ru-RU"/>
        </w:rPr>
        <w:t>)</w:t>
      </w:r>
      <w:bookmarkEnd w:id="61"/>
    </w:p>
    <w:p w14:paraId="6B322B40" w14:textId="77777777" w:rsidR="0015785D" w:rsidRPr="00AD3326" w:rsidRDefault="0015785D" w:rsidP="0015785D">
      <w:pPr>
        <w:numPr>
          <w:ilvl w:val="0"/>
          <w:numId w:val="25"/>
        </w:numPr>
        <w:tabs>
          <w:tab w:val="left" w:pos="142"/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AD3326">
        <w:rPr>
          <w:rFonts w:ascii="Arial" w:hAnsi="Arial" w:cs="Arial"/>
          <w:sz w:val="24"/>
          <w:szCs w:val="24"/>
        </w:rPr>
        <w:t xml:space="preserve">Пожалуйста, оцените по 10-бальной шкале вероятность того, что Вы порекомендуете компанию Атомстройкомплекс своим друзьям, знакомым или коллегам, где 10 баллов – «обязательно порекомендую», 0 – «никогда не порекомендую». </w:t>
      </w:r>
    </w:p>
    <w:p w14:paraId="7EB22225" w14:textId="77777777" w:rsidR="0015785D" w:rsidRPr="00AD3326" w:rsidRDefault="0015785D" w:rsidP="0015785D">
      <w:pPr>
        <w:numPr>
          <w:ilvl w:val="0"/>
          <w:numId w:val="25"/>
        </w:numPr>
        <w:tabs>
          <w:tab w:val="left" w:pos="142"/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bookmarkStart w:id="62" w:name="_Hlk105438849"/>
      <w:r w:rsidRPr="00AD3326">
        <w:rPr>
          <w:rFonts w:ascii="Arial" w:hAnsi="Arial" w:cs="Arial"/>
          <w:sz w:val="24"/>
          <w:szCs w:val="24"/>
        </w:rPr>
        <w:t xml:space="preserve">Что необходимо сделать, чтобы ваша оценка в следующий раз была «10»? </w:t>
      </w:r>
      <w:bookmarkStart w:id="63" w:name="_Hlk105439186"/>
      <w:bookmarkEnd w:id="62"/>
    </w:p>
    <w:bookmarkEnd w:id="63"/>
    <w:p w14:paraId="12D4D4DD" w14:textId="77777777" w:rsidR="0015785D" w:rsidRPr="00AD3326" w:rsidRDefault="0015785D" w:rsidP="0015785D">
      <w:pPr>
        <w:tabs>
          <w:tab w:val="left" w:pos="142"/>
          <w:tab w:val="left" w:pos="284"/>
        </w:tabs>
        <w:spacing w:after="120" w:line="240" w:lineRule="auto"/>
        <w:rPr>
          <w:rFonts w:ascii="Arial" w:hAnsi="Arial" w:cs="Arial"/>
          <w:sz w:val="24"/>
          <w:szCs w:val="24"/>
        </w:rPr>
      </w:pPr>
      <w:r w:rsidRPr="00AD3326">
        <w:rPr>
          <w:rFonts w:ascii="Arial" w:hAnsi="Arial" w:cs="Arial"/>
          <w:sz w:val="24"/>
          <w:szCs w:val="24"/>
        </w:rPr>
        <w:t>Ответ: __________________</w:t>
      </w:r>
    </w:p>
    <w:p w14:paraId="09F6D9A9" w14:textId="77777777" w:rsidR="0015785D" w:rsidRPr="00AD3326" w:rsidRDefault="0015785D" w:rsidP="0015785D">
      <w:pPr>
        <w:numPr>
          <w:ilvl w:val="0"/>
          <w:numId w:val="25"/>
        </w:numPr>
        <w:tabs>
          <w:tab w:val="left" w:pos="142"/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AD3326">
        <w:rPr>
          <w:rFonts w:ascii="Arial" w:hAnsi="Arial" w:cs="Arial"/>
          <w:sz w:val="24"/>
          <w:szCs w:val="24"/>
        </w:rPr>
        <w:t>Расставьте по степени важности параметры, по которым вы оцениваете жилой комплекс, с 1 по 5 место, где 1 – самый важный фактор, 5 – наименее важный из выбранных.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4"/>
        <w:gridCol w:w="3261"/>
      </w:tblGrid>
      <w:tr w:rsidR="0015785D" w:rsidRPr="001862E4" w14:paraId="5E390AF3" w14:textId="77777777" w:rsidTr="00085D96">
        <w:tc>
          <w:tcPr>
            <w:tcW w:w="6804" w:type="dxa"/>
            <w:shd w:val="clear" w:color="auto" w:fill="DBDBDB" w:themeFill="accent3" w:themeFillTint="66"/>
            <w:vAlign w:val="center"/>
          </w:tcPr>
          <w:p w14:paraId="5E08E4C9" w14:textId="28AAF31F" w:rsidR="0015785D" w:rsidRPr="00AD3326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Параметры для оценки жилого комплекса</w:t>
            </w:r>
            <w:r w:rsidR="00EA1B0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3261" w:type="dxa"/>
            <w:shd w:val="clear" w:color="auto" w:fill="DBDBDB" w:themeFill="accent3" w:themeFillTint="66"/>
            <w:vAlign w:val="center"/>
          </w:tcPr>
          <w:p w14:paraId="163DDC4C" w14:textId="77777777" w:rsidR="0015785D" w:rsidRPr="00AD3326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 xml:space="preserve">Ранг от 1 до 5 </w:t>
            </w:r>
            <w:r w:rsidRPr="00AD3326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eastAsia="ru-RU"/>
              </w:rPr>
              <w:t>(1-е место - самый важный параметр, 5- наименее важный)</w:t>
            </w:r>
          </w:p>
        </w:tc>
      </w:tr>
      <w:tr w:rsidR="0015785D" w:rsidRPr="00AD3326" w14:paraId="25226052" w14:textId="77777777" w:rsidTr="003A3E40">
        <w:tc>
          <w:tcPr>
            <w:tcW w:w="6804" w:type="dxa"/>
            <w:vAlign w:val="bottom"/>
          </w:tcPr>
          <w:p w14:paraId="4D660716" w14:textId="7777777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Удобное местоположение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ЖК</w:t>
            </w:r>
          </w:p>
        </w:tc>
        <w:tc>
          <w:tcPr>
            <w:tcW w:w="3261" w:type="dxa"/>
          </w:tcPr>
          <w:p w14:paraId="5E2AA5AA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4FD7059D" w14:textId="77777777" w:rsidTr="003A3E40">
        <w:tc>
          <w:tcPr>
            <w:tcW w:w="6804" w:type="dxa"/>
            <w:vAlign w:val="bottom"/>
          </w:tcPr>
          <w:p w14:paraId="32D60368" w14:textId="7777777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Концептуальное решение проекта (в том числе идея, архитектура ЖК)</w:t>
            </w:r>
          </w:p>
        </w:tc>
        <w:tc>
          <w:tcPr>
            <w:tcW w:w="3261" w:type="dxa"/>
          </w:tcPr>
          <w:p w14:paraId="574D698C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AD3326" w14:paraId="1762C457" w14:textId="77777777" w:rsidTr="003A3E40">
        <w:tc>
          <w:tcPr>
            <w:tcW w:w="6804" w:type="dxa"/>
            <w:vAlign w:val="bottom"/>
          </w:tcPr>
          <w:p w14:paraId="06FF2524" w14:textId="7777777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Благоустройство двора</w:t>
            </w:r>
          </w:p>
        </w:tc>
        <w:tc>
          <w:tcPr>
            <w:tcW w:w="3261" w:type="dxa"/>
          </w:tcPr>
          <w:p w14:paraId="05408609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AD3326" w14:paraId="72953348" w14:textId="77777777" w:rsidTr="003A3E40">
        <w:tc>
          <w:tcPr>
            <w:tcW w:w="6804" w:type="dxa"/>
            <w:shd w:val="clear" w:color="auto" w:fill="auto"/>
            <w:vAlign w:val="bottom"/>
          </w:tcPr>
          <w:p w14:paraId="4312F281" w14:textId="7777777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Безопасность дома</w:t>
            </w:r>
          </w:p>
        </w:tc>
        <w:tc>
          <w:tcPr>
            <w:tcW w:w="3261" w:type="dxa"/>
          </w:tcPr>
          <w:p w14:paraId="48EE21D8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6FD06889" w14:textId="77777777" w:rsidTr="003A3E40">
        <w:tc>
          <w:tcPr>
            <w:tcW w:w="6804" w:type="dxa"/>
            <w:shd w:val="clear" w:color="auto" w:fill="auto"/>
            <w:vAlign w:val="bottom"/>
          </w:tcPr>
          <w:p w14:paraId="60DD4CDC" w14:textId="6FE1F87F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Качество материалов отделки квартиры </w:t>
            </w:r>
          </w:p>
        </w:tc>
        <w:tc>
          <w:tcPr>
            <w:tcW w:w="3261" w:type="dxa"/>
          </w:tcPr>
          <w:p w14:paraId="24DA8FEE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4933E008" w14:textId="77777777" w:rsidTr="003A3E40">
        <w:tc>
          <w:tcPr>
            <w:tcW w:w="6804" w:type="dxa"/>
            <w:vAlign w:val="bottom"/>
          </w:tcPr>
          <w:p w14:paraId="29475020" w14:textId="4B07108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Качество </w:t>
            </w:r>
            <w:r w:rsidRPr="00AD332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работ </w:t>
            </w:r>
            <w:r w:rsidRPr="00AD332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по отделке квартиры</w:t>
            </w:r>
          </w:p>
        </w:tc>
        <w:tc>
          <w:tcPr>
            <w:tcW w:w="3261" w:type="dxa"/>
          </w:tcPr>
          <w:p w14:paraId="2FD994F2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AD3326" w14:paraId="1EC737B5" w14:textId="77777777" w:rsidTr="003A3E40">
        <w:tc>
          <w:tcPr>
            <w:tcW w:w="6804" w:type="dxa"/>
            <w:vAlign w:val="bottom"/>
          </w:tcPr>
          <w:p w14:paraId="66265DC2" w14:textId="7777777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Современные инженерные решения</w:t>
            </w:r>
          </w:p>
        </w:tc>
        <w:tc>
          <w:tcPr>
            <w:tcW w:w="3261" w:type="dxa"/>
          </w:tcPr>
          <w:p w14:paraId="68E7C6EC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7FB8A08A" w14:textId="77777777" w:rsidTr="003A3E40">
        <w:tc>
          <w:tcPr>
            <w:tcW w:w="6804" w:type="dxa"/>
            <w:vAlign w:val="bottom"/>
          </w:tcPr>
          <w:p w14:paraId="5BB0EAC7" w14:textId="7777777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оконных конструкций и балконных дверей</w:t>
            </w:r>
          </w:p>
        </w:tc>
        <w:tc>
          <w:tcPr>
            <w:tcW w:w="3261" w:type="dxa"/>
          </w:tcPr>
          <w:p w14:paraId="2D2BADD5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7ECCA8D9" w14:textId="77777777" w:rsidTr="003A3E40">
        <w:tc>
          <w:tcPr>
            <w:tcW w:w="6804" w:type="dxa"/>
            <w:vAlign w:val="bottom"/>
          </w:tcPr>
          <w:p w14:paraId="68F3B801" w14:textId="7777777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сантехники, труб и гидроизоляции</w:t>
            </w:r>
          </w:p>
        </w:tc>
        <w:tc>
          <w:tcPr>
            <w:tcW w:w="3261" w:type="dxa"/>
          </w:tcPr>
          <w:p w14:paraId="68E6F187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AD3326" w14:paraId="66A6F7BD" w14:textId="77777777" w:rsidTr="003A3E40">
        <w:tc>
          <w:tcPr>
            <w:tcW w:w="6804" w:type="dxa"/>
            <w:vAlign w:val="bottom"/>
          </w:tcPr>
          <w:p w14:paraId="0C7680C0" w14:textId="7777777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работы вентиляции</w:t>
            </w:r>
          </w:p>
        </w:tc>
        <w:tc>
          <w:tcPr>
            <w:tcW w:w="3261" w:type="dxa"/>
          </w:tcPr>
          <w:p w14:paraId="3935F93A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40EB1D0D" w14:textId="77777777" w:rsidTr="003A3E40">
        <w:tc>
          <w:tcPr>
            <w:tcW w:w="6804" w:type="dxa"/>
            <w:vAlign w:val="bottom"/>
          </w:tcPr>
          <w:p w14:paraId="2E7B0D6A" w14:textId="77777777" w:rsidR="0015785D" w:rsidRPr="00AD3326" w:rsidRDefault="0015785D" w:rsidP="003A3E40">
            <w:pPr>
              <w:numPr>
                <w:ilvl w:val="0"/>
                <w:numId w:val="26"/>
              </w:numPr>
              <w:tabs>
                <w:tab w:val="left" w:pos="317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Дизайн и качество отделки мест общего пользования</w:t>
            </w:r>
          </w:p>
        </w:tc>
        <w:tc>
          <w:tcPr>
            <w:tcW w:w="3261" w:type="dxa"/>
          </w:tcPr>
          <w:p w14:paraId="41BE69BC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16C647B4" w14:textId="77777777" w:rsidR="0015785D" w:rsidRPr="00AD3326" w:rsidRDefault="0015785D" w:rsidP="0015785D">
      <w:pPr>
        <w:numPr>
          <w:ilvl w:val="0"/>
          <w:numId w:val="25"/>
        </w:numPr>
        <w:tabs>
          <w:tab w:val="left" w:pos="142"/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AD3326">
        <w:rPr>
          <w:rFonts w:ascii="Arial" w:hAnsi="Arial" w:cs="Arial"/>
          <w:sz w:val="24"/>
          <w:szCs w:val="24"/>
        </w:rPr>
        <w:t xml:space="preserve">Расставьте по степени важности параметры сервиса, с 1 по 5 место, где 1 – самый важный фактор, </w:t>
      </w:r>
      <w:r>
        <w:rPr>
          <w:rFonts w:ascii="Arial" w:hAnsi="Arial" w:cs="Arial"/>
          <w:sz w:val="24"/>
          <w:szCs w:val="24"/>
        </w:rPr>
        <w:t>5</w:t>
      </w:r>
      <w:r w:rsidRPr="00AD3326">
        <w:rPr>
          <w:rFonts w:ascii="Arial" w:hAnsi="Arial" w:cs="Arial"/>
          <w:sz w:val="24"/>
          <w:szCs w:val="24"/>
        </w:rPr>
        <w:t xml:space="preserve"> – наименее важный из выбранных.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4"/>
        <w:gridCol w:w="3261"/>
      </w:tblGrid>
      <w:tr w:rsidR="0015785D" w:rsidRPr="001862E4" w14:paraId="1E6F71E7" w14:textId="77777777" w:rsidTr="00085D96">
        <w:tc>
          <w:tcPr>
            <w:tcW w:w="6804" w:type="dxa"/>
            <w:shd w:val="clear" w:color="auto" w:fill="DBDBDB" w:themeFill="accent3" w:themeFillTint="66"/>
            <w:vAlign w:val="center"/>
          </w:tcPr>
          <w:p w14:paraId="4FB97EE9" w14:textId="21462019" w:rsidR="0015785D" w:rsidRPr="00AD3326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Параметры для оценки сервиса</w:t>
            </w:r>
            <w:r w:rsidR="00EA1B0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3261" w:type="dxa"/>
            <w:shd w:val="clear" w:color="auto" w:fill="DBDBDB" w:themeFill="accent3" w:themeFillTint="66"/>
          </w:tcPr>
          <w:p w14:paraId="1A46852B" w14:textId="77777777" w:rsidR="0015785D" w:rsidRPr="00AD3326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AD3326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Ранг от 1 до 5 (</w:t>
            </w:r>
            <w:r w:rsidRPr="00AD3326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eastAsia="ru-RU"/>
              </w:rPr>
              <w:t>1-е место - самый важный параметр, 5- наименее важный)</w:t>
            </w:r>
          </w:p>
        </w:tc>
      </w:tr>
      <w:tr w:rsidR="0015785D" w:rsidRPr="00AD3326" w14:paraId="4C8786BC" w14:textId="77777777" w:rsidTr="003A3E40">
        <w:tc>
          <w:tcPr>
            <w:tcW w:w="6804" w:type="dxa"/>
            <w:shd w:val="clear" w:color="auto" w:fill="auto"/>
            <w:vAlign w:val="center"/>
          </w:tcPr>
          <w:p w14:paraId="347175FF" w14:textId="42C6F6BC" w:rsidR="0015785D" w:rsidRPr="00D63B92" w:rsidRDefault="000561AF" w:rsidP="003A3E40">
            <w:pPr>
              <w:numPr>
                <w:ilvl w:val="0"/>
                <w:numId w:val="24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561A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Обслуживание объекта в собственной УК</w:t>
            </w:r>
          </w:p>
        </w:tc>
        <w:tc>
          <w:tcPr>
            <w:tcW w:w="3261" w:type="dxa"/>
          </w:tcPr>
          <w:p w14:paraId="7FC8919F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AD3326" w14:paraId="0F1CD80A" w14:textId="77777777" w:rsidTr="003A3E40">
        <w:tc>
          <w:tcPr>
            <w:tcW w:w="6804" w:type="dxa"/>
            <w:vAlign w:val="bottom"/>
          </w:tcPr>
          <w:p w14:paraId="0648AB73" w14:textId="31536FEA" w:rsidR="0015785D" w:rsidRPr="00D63B92" w:rsidRDefault="0015785D" w:rsidP="003A3E40">
            <w:pPr>
              <w:numPr>
                <w:ilvl w:val="0"/>
                <w:numId w:val="24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63B9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Оперативность устранения замечаний</w:t>
            </w:r>
            <w:r w:rsidR="00086640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при приёмке</w:t>
            </w:r>
          </w:p>
        </w:tc>
        <w:tc>
          <w:tcPr>
            <w:tcW w:w="3261" w:type="dxa"/>
          </w:tcPr>
          <w:p w14:paraId="2CE60364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AD3326" w14:paraId="17681C43" w14:textId="77777777" w:rsidTr="003A3E40">
        <w:tc>
          <w:tcPr>
            <w:tcW w:w="6804" w:type="dxa"/>
            <w:vAlign w:val="bottom"/>
          </w:tcPr>
          <w:p w14:paraId="6098C0C3" w14:textId="77777777" w:rsidR="0015785D" w:rsidRPr="00D63B92" w:rsidRDefault="0015785D" w:rsidP="003A3E40">
            <w:pPr>
              <w:numPr>
                <w:ilvl w:val="0"/>
                <w:numId w:val="24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63B9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устранения замечаний</w:t>
            </w:r>
          </w:p>
        </w:tc>
        <w:tc>
          <w:tcPr>
            <w:tcW w:w="3261" w:type="dxa"/>
          </w:tcPr>
          <w:p w14:paraId="5F27DD78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0CD475E4" w14:textId="77777777" w:rsidTr="003A3E40">
        <w:tc>
          <w:tcPr>
            <w:tcW w:w="6804" w:type="dxa"/>
            <w:vAlign w:val="bottom"/>
          </w:tcPr>
          <w:p w14:paraId="1010FDC0" w14:textId="77777777" w:rsidR="0015785D" w:rsidRPr="00D63B92" w:rsidRDefault="0015785D" w:rsidP="003A3E40">
            <w:pPr>
              <w:numPr>
                <w:ilvl w:val="0"/>
                <w:numId w:val="24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</w:pPr>
            <w:proofErr w:type="spellStart"/>
            <w:r w:rsidRPr="00D63B9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Экспертность</w:t>
            </w:r>
            <w:proofErr w:type="spellEnd"/>
            <w:r w:rsidRPr="00D63B9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персонала в процессе передачи</w:t>
            </w:r>
          </w:p>
        </w:tc>
        <w:tc>
          <w:tcPr>
            <w:tcW w:w="3261" w:type="dxa"/>
          </w:tcPr>
          <w:p w14:paraId="76E36632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AD3326" w14:paraId="4E4FD67F" w14:textId="77777777" w:rsidTr="003A3E40">
        <w:tc>
          <w:tcPr>
            <w:tcW w:w="6804" w:type="dxa"/>
            <w:vAlign w:val="bottom"/>
          </w:tcPr>
          <w:p w14:paraId="4DBB6AB1" w14:textId="77777777" w:rsidR="0015785D" w:rsidRPr="00D63B92" w:rsidRDefault="0015785D" w:rsidP="003A3E40">
            <w:pPr>
              <w:numPr>
                <w:ilvl w:val="0"/>
                <w:numId w:val="24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63B9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Доброжелательность персонала</w:t>
            </w:r>
          </w:p>
        </w:tc>
        <w:tc>
          <w:tcPr>
            <w:tcW w:w="3261" w:type="dxa"/>
          </w:tcPr>
          <w:p w14:paraId="29F8F15A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AD3326" w14:paraId="7F8C31FE" w14:textId="77777777" w:rsidTr="003A3E40">
        <w:tc>
          <w:tcPr>
            <w:tcW w:w="6804" w:type="dxa"/>
            <w:shd w:val="clear" w:color="auto" w:fill="auto"/>
            <w:vAlign w:val="bottom"/>
          </w:tcPr>
          <w:p w14:paraId="67E4A6F1" w14:textId="77777777" w:rsidR="0015785D" w:rsidRPr="00D63B92" w:rsidRDefault="0015785D" w:rsidP="003A3E40">
            <w:pPr>
              <w:numPr>
                <w:ilvl w:val="0"/>
                <w:numId w:val="24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63B9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подготовки документов</w:t>
            </w:r>
          </w:p>
        </w:tc>
        <w:tc>
          <w:tcPr>
            <w:tcW w:w="3261" w:type="dxa"/>
          </w:tcPr>
          <w:p w14:paraId="49E55F77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AD3326" w14:paraId="7494D59E" w14:textId="77777777" w:rsidTr="003A3E40">
        <w:tc>
          <w:tcPr>
            <w:tcW w:w="6804" w:type="dxa"/>
            <w:shd w:val="clear" w:color="auto" w:fill="auto"/>
            <w:vAlign w:val="bottom"/>
          </w:tcPr>
          <w:p w14:paraId="4066CE57" w14:textId="77777777" w:rsidR="0015785D" w:rsidRPr="00D63B92" w:rsidRDefault="0015785D" w:rsidP="003A3E40">
            <w:pPr>
              <w:numPr>
                <w:ilvl w:val="0"/>
                <w:numId w:val="24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D63B9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Оперативность подготовки документов</w:t>
            </w:r>
          </w:p>
        </w:tc>
        <w:tc>
          <w:tcPr>
            <w:tcW w:w="3261" w:type="dxa"/>
          </w:tcPr>
          <w:p w14:paraId="4306BD31" w14:textId="77777777" w:rsidR="0015785D" w:rsidRPr="00AD3326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</w:tbl>
    <w:p w14:paraId="0CD3FFEB" w14:textId="77777777" w:rsidR="0015785D" w:rsidRPr="00AD3326" w:rsidRDefault="0015785D" w:rsidP="0015785D">
      <w:pPr>
        <w:numPr>
          <w:ilvl w:val="0"/>
          <w:numId w:val="25"/>
        </w:numPr>
        <w:tabs>
          <w:tab w:val="left" w:pos="142"/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bookmarkStart w:id="64" w:name="_Hlk105053358"/>
      <w:r w:rsidRPr="00AD3326">
        <w:rPr>
          <w:rFonts w:ascii="Arial" w:hAnsi="Arial" w:cs="Arial"/>
          <w:sz w:val="24"/>
          <w:szCs w:val="24"/>
        </w:rPr>
        <w:t xml:space="preserve">Оцените качество работы «Атома» по всем параметрам, где 5 – превосходно, выше ожиданий, 4 – нормально, соответствует ожиданиям; 3 – чуть ниже нормы; 2 – плохо, 1 – отвратительно. 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4"/>
        <w:gridCol w:w="3261"/>
      </w:tblGrid>
      <w:tr w:rsidR="0015785D" w:rsidRPr="00654F1C" w14:paraId="6A80D6C1" w14:textId="77777777" w:rsidTr="00085D96">
        <w:trPr>
          <w:tblHeader/>
        </w:trPr>
        <w:tc>
          <w:tcPr>
            <w:tcW w:w="6804" w:type="dxa"/>
            <w:shd w:val="clear" w:color="auto" w:fill="DBDBDB" w:themeFill="accent3" w:themeFillTint="66"/>
            <w:vAlign w:val="center"/>
          </w:tcPr>
          <w:bookmarkEnd w:id="64"/>
          <w:p w14:paraId="3C0D950A" w14:textId="17F4B165" w:rsidR="0015785D" w:rsidRPr="00654F1C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Параметры для оценки</w:t>
            </w:r>
            <w:r w:rsidR="00EA1B0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3261" w:type="dxa"/>
            <w:shd w:val="clear" w:color="auto" w:fill="DBDBDB" w:themeFill="accent3" w:themeFillTint="66"/>
            <w:vAlign w:val="center"/>
          </w:tcPr>
          <w:p w14:paraId="701B8316" w14:textId="77777777" w:rsidR="0015785D" w:rsidRPr="00654F1C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Удовлетворенность от 1 до 5</w:t>
            </w:r>
          </w:p>
        </w:tc>
      </w:tr>
      <w:tr w:rsidR="0015785D" w:rsidRPr="00654F1C" w14:paraId="013123D0" w14:textId="77777777" w:rsidTr="003A3E40">
        <w:tc>
          <w:tcPr>
            <w:tcW w:w="6804" w:type="dxa"/>
            <w:vAlign w:val="bottom"/>
          </w:tcPr>
          <w:p w14:paraId="6BBB9C60" w14:textId="77777777" w:rsidR="0015785D" w:rsidRPr="00C93FCF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93FC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Удобное местоположение ЖК</w:t>
            </w:r>
          </w:p>
        </w:tc>
        <w:tc>
          <w:tcPr>
            <w:tcW w:w="3261" w:type="dxa"/>
          </w:tcPr>
          <w:p w14:paraId="176B0F28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24ED8CDC" w14:textId="77777777" w:rsidTr="003A3E40">
        <w:tc>
          <w:tcPr>
            <w:tcW w:w="6804" w:type="dxa"/>
            <w:vAlign w:val="bottom"/>
          </w:tcPr>
          <w:p w14:paraId="55379177" w14:textId="77777777" w:rsidR="0015785D" w:rsidRPr="00C93FCF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93FC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Концептуальное решение проекта (в том числе идея, архитектура ЖК)</w:t>
            </w:r>
          </w:p>
        </w:tc>
        <w:tc>
          <w:tcPr>
            <w:tcW w:w="3261" w:type="dxa"/>
          </w:tcPr>
          <w:p w14:paraId="4FD47732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654F1C" w14:paraId="510B31FE" w14:textId="77777777" w:rsidTr="003A3E40">
        <w:tc>
          <w:tcPr>
            <w:tcW w:w="6804" w:type="dxa"/>
            <w:vAlign w:val="bottom"/>
          </w:tcPr>
          <w:p w14:paraId="4841A9A4" w14:textId="77777777" w:rsidR="0015785D" w:rsidRPr="00C93FCF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93FC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Благоустройство двора</w:t>
            </w:r>
          </w:p>
        </w:tc>
        <w:tc>
          <w:tcPr>
            <w:tcW w:w="3261" w:type="dxa"/>
          </w:tcPr>
          <w:p w14:paraId="1A15CAA1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654F1C" w14:paraId="0D56A6AE" w14:textId="77777777" w:rsidTr="003A3E40">
        <w:tc>
          <w:tcPr>
            <w:tcW w:w="6804" w:type="dxa"/>
            <w:vAlign w:val="bottom"/>
          </w:tcPr>
          <w:p w14:paraId="3589BD42" w14:textId="77777777" w:rsidR="0015785D" w:rsidRPr="00C93FCF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93FC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Безопасность дома</w:t>
            </w:r>
          </w:p>
        </w:tc>
        <w:tc>
          <w:tcPr>
            <w:tcW w:w="3261" w:type="dxa"/>
          </w:tcPr>
          <w:p w14:paraId="002E5A9B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1862E4" w14:paraId="15F2C057" w14:textId="77777777" w:rsidTr="003A3E40">
        <w:tc>
          <w:tcPr>
            <w:tcW w:w="6804" w:type="dxa"/>
            <w:vAlign w:val="bottom"/>
          </w:tcPr>
          <w:p w14:paraId="504527CB" w14:textId="77777777" w:rsidR="0015785D" w:rsidRPr="00C93FCF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93FC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Качество материалов чистовой отделки квартиры </w:t>
            </w:r>
          </w:p>
        </w:tc>
        <w:tc>
          <w:tcPr>
            <w:tcW w:w="3261" w:type="dxa"/>
          </w:tcPr>
          <w:p w14:paraId="08148303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6C8ECEEF" w14:textId="77777777" w:rsidTr="003A3E40">
        <w:tc>
          <w:tcPr>
            <w:tcW w:w="6804" w:type="dxa"/>
            <w:vAlign w:val="bottom"/>
          </w:tcPr>
          <w:p w14:paraId="1CC99091" w14:textId="77777777" w:rsidR="0015785D" w:rsidRPr="00C93FCF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93FC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работ по чистовой отделке квартиры</w:t>
            </w:r>
          </w:p>
        </w:tc>
        <w:tc>
          <w:tcPr>
            <w:tcW w:w="3261" w:type="dxa"/>
          </w:tcPr>
          <w:p w14:paraId="7BBBBEAC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654F1C" w14:paraId="4B2B6AE2" w14:textId="77777777" w:rsidTr="003A3E40">
        <w:tc>
          <w:tcPr>
            <w:tcW w:w="6804" w:type="dxa"/>
            <w:vAlign w:val="bottom"/>
          </w:tcPr>
          <w:p w14:paraId="3DA589CE" w14:textId="77777777" w:rsidR="0015785D" w:rsidRPr="00C93FCF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C93FC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Современные инженерные решения</w:t>
            </w:r>
          </w:p>
        </w:tc>
        <w:tc>
          <w:tcPr>
            <w:tcW w:w="3261" w:type="dxa"/>
          </w:tcPr>
          <w:p w14:paraId="12A47BBB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1EF9A458" w14:textId="77777777" w:rsidTr="003A3E40">
        <w:tc>
          <w:tcPr>
            <w:tcW w:w="6804" w:type="dxa"/>
            <w:vAlign w:val="bottom"/>
          </w:tcPr>
          <w:p w14:paraId="5BB0318C" w14:textId="77777777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оконных конструкций и балконных дверей</w:t>
            </w:r>
          </w:p>
        </w:tc>
        <w:tc>
          <w:tcPr>
            <w:tcW w:w="3261" w:type="dxa"/>
          </w:tcPr>
          <w:p w14:paraId="1169B2B6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101F4F9A" w14:textId="77777777" w:rsidTr="003A3E40">
        <w:tc>
          <w:tcPr>
            <w:tcW w:w="6804" w:type="dxa"/>
            <w:vAlign w:val="bottom"/>
          </w:tcPr>
          <w:p w14:paraId="6A228E98" w14:textId="77777777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Качество сантехники, труб и гидроизоляции</w:t>
            </w:r>
          </w:p>
        </w:tc>
        <w:tc>
          <w:tcPr>
            <w:tcW w:w="3261" w:type="dxa"/>
          </w:tcPr>
          <w:p w14:paraId="4AC55A20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654F1C" w14:paraId="73E703A2" w14:textId="77777777" w:rsidTr="003A3E40">
        <w:tc>
          <w:tcPr>
            <w:tcW w:w="6804" w:type="dxa"/>
            <w:shd w:val="clear" w:color="auto" w:fill="auto"/>
            <w:vAlign w:val="bottom"/>
          </w:tcPr>
          <w:p w14:paraId="1C3D6F7C" w14:textId="77777777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работы вентиляции</w:t>
            </w:r>
          </w:p>
        </w:tc>
        <w:tc>
          <w:tcPr>
            <w:tcW w:w="3261" w:type="dxa"/>
          </w:tcPr>
          <w:p w14:paraId="7BEAA5C9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6D8CBC69" w14:textId="77777777" w:rsidTr="003A3E40">
        <w:tc>
          <w:tcPr>
            <w:tcW w:w="6804" w:type="dxa"/>
            <w:shd w:val="clear" w:color="auto" w:fill="auto"/>
            <w:vAlign w:val="bottom"/>
          </w:tcPr>
          <w:p w14:paraId="0083422F" w14:textId="77777777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Дизайн и качество отделки мест общего пользования</w:t>
            </w:r>
          </w:p>
        </w:tc>
        <w:tc>
          <w:tcPr>
            <w:tcW w:w="3261" w:type="dxa"/>
          </w:tcPr>
          <w:p w14:paraId="468EC0F1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654F1C" w14:paraId="05B2F728" w14:textId="77777777" w:rsidTr="003A3E40">
        <w:tc>
          <w:tcPr>
            <w:tcW w:w="6804" w:type="dxa"/>
            <w:shd w:val="clear" w:color="auto" w:fill="auto"/>
            <w:vAlign w:val="center"/>
          </w:tcPr>
          <w:p w14:paraId="4B24EBCC" w14:textId="5019DC81" w:rsidR="0015785D" w:rsidRPr="00654F1C" w:rsidRDefault="000561AF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561A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Обслуживание объекта в собственной УК</w:t>
            </w:r>
          </w:p>
        </w:tc>
        <w:tc>
          <w:tcPr>
            <w:tcW w:w="3261" w:type="dxa"/>
          </w:tcPr>
          <w:p w14:paraId="6276E16D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654F1C" w14:paraId="335426C9" w14:textId="77777777" w:rsidTr="003A3E40">
        <w:tc>
          <w:tcPr>
            <w:tcW w:w="6804" w:type="dxa"/>
            <w:vAlign w:val="bottom"/>
          </w:tcPr>
          <w:p w14:paraId="3DC063DE" w14:textId="32EF1733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Оперативность устранения замечаний</w:t>
            </w:r>
            <w:r w:rsidR="00086640">
              <w:t xml:space="preserve"> </w:t>
            </w:r>
            <w:r w:rsidR="00086640" w:rsidRPr="00086640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при приёмке</w:t>
            </w:r>
          </w:p>
        </w:tc>
        <w:tc>
          <w:tcPr>
            <w:tcW w:w="3261" w:type="dxa"/>
          </w:tcPr>
          <w:p w14:paraId="18C4072E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654F1C" w14:paraId="712E7545" w14:textId="77777777" w:rsidTr="003A3E40">
        <w:tc>
          <w:tcPr>
            <w:tcW w:w="6804" w:type="dxa"/>
            <w:vAlign w:val="bottom"/>
          </w:tcPr>
          <w:p w14:paraId="3E60B3E7" w14:textId="77777777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устранения замечаний</w:t>
            </w:r>
          </w:p>
        </w:tc>
        <w:tc>
          <w:tcPr>
            <w:tcW w:w="3261" w:type="dxa"/>
          </w:tcPr>
          <w:p w14:paraId="1EE27851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27785F38" w14:textId="77777777" w:rsidTr="003A3E40">
        <w:tc>
          <w:tcPr>
            <w:tcW w:w="6804" w:type="dxa"/>
            <w:vAlign w:val="bottom"/>
          </w:tcPr>
          <w:p w14:paraId="1E55BA99" w14:textId="77777777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</w:pPr>
            <w:proofErr w:type="spellStart"/>
            <w:r w:rsidRPr="00654F1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Экспертность</w:t>
            </w:r>
            <w:proofErr w:type="spellEnd"/>
            <w:r w:rsidRPr="00654F1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персонала в процессе передачи</w:t>
            </w:r>
          </w:p>
        </w:tc>
        <w:tc>
          <w:tcPr>
            <w:tcW w:w="3261" w:type="dxa"/>
          </w:tcPr>
          <w:p w14:paraId="59E45406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654F1C" w14:paraId="09FF314E" w14:textId="77777777" w:rsidTr="003A3E40">
        <w:tc>
          <w:tcPr>
            <w:tcW w:w="6804" w:type="dxa"/>
            <w:vAlign w:val="bottom"/>
          </w:tcPr>
          <w:p w14:paraId="4FE9B68B" w14:textId="77777777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Доброжелательность персонала</w:t>
            </w:r>
          </w:p>
        </w:tc>
        <w:tc>
          <w:tcPr>
            <w:tcW w:w="3261" w:type="dxa"/>
          </w:tcPr>
          <w:p w14:paraId="540CCC1C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654F1C" w14:paraId="16DB34CE" w14:textId="77777777" w:rsidTr="003A3E40">
        <w:tc>
          <w:tcPr>
            <w:tcW w:w="6804" w:type="dxa"/>
            <w:shd w:val="clear" w:color="auto" w:fill="auto"/>
            <w:vAlign w:val="bottom"/>
          </w:tcPr>
          <w:p w14:paraId="1E133CBA" w14:textId="77777777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подготовки документов</w:t>
            </w:r>
          </w:p>
        </w:tc>
        <w:tc>
          <w:tcPr>
            <w:tcW w:w="3261" w:type="dxa"/>
          </w:tcPr>
          <w:p w14:paraId="630D78AB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654F1C" w14:paraId="41DC73D7" w14:textId="77777777" w:rsidTr="003A3E40">
        <w:tc>
          <w:tcPr>
            <w:tcW w:w="6804" w:type="dxa"/>
            <w:shd w:val="clear" w:color="auto" w:fill="auto"/>
            <w:vAlign w:val="bottom"/>
          </w:tcPr>
          <w:p w14:paraId="72857FE6" w14:textId="77777777" w:rsidR="0015785D" w:rsidRPr="00654F1C" w:rsidRDefault="0015785D" w:rsidP="003A3E40">
            <w:pPr>
              <w:numPr>
                <w:ilvl w:val="0"/>
                <w:numId w:val="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654F1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Оперативность подготовки документов</w:t>
            </w:r>
          </w:p>
        </w:tc>
        <w:tc>
          <w:tcPr>
            <w:tcW w:w="3261" w:type="dxa"/>
          </w:tcPr>
          <w:p w14:paraId="06889C2F" w14:textId="77777777" w:rsidR="0015785D" w:rsidRPr="00654F1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</w:tbl>
    <w:p w14:paraId="4154E4DC" w14:textId="77777777" w:rsidR="0015785D" w:rsidRPr="00654F1C" w:rsidRDefault="0015785D" w:rsidP="0015785D">
      <w:pPr>
        <w:numPr>
          <w:ilvl w:val="0"/>
          <w:numId w:val="25"/>
        </w:numPr>
        <w:tabs>
          <w:tab w:val="left" w:pos="142"/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654F1C">
        <w:rPr>
          <w:rFonts w:ascii="Arial" w:hAnsi="Arial" w:cs="Arial"/>
          <w:sz w:val="24"/>
          <w:szCs w:val="24"/>
        </w:rPr>
        <w:t>Укажите, пожалуйста, с какого раза вы приняли квартиру:</w:t>
      </w:r>
    </w:p>
    <w:p w14:paraId="70DC9905" w14:textId="77777777" w:rsidR="0015785D" w:rsidRPr="00F12701" w:rsidRDefault="0015785D" w:rsidP="0015785D">
      <w:pPr>
        <w:numPr>
          <w:ilvl w:val="0"/>
          <w:numId w:val="21"/>
        </w:numPr>
        <w:ind w:left="0" w:firstLine="426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С первого раза</w:t>
      </w:r>
    </w:p>
    <w:p w14:paraId="59E7517F" w14:textId="77777777" w:rsidR="0015785D" w:rsidRPr="00F12701" w:rsidRDefault="0015785D" w:rsidP="0015785D">
      <w:pPr>
        <w:numPr>
          <w:ilvl w:val="0"/>
          <w:numId w:val="21"/>
        </w:numPr>
        <w:ind w:left="0" w:firstLine="426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Со второго раза</w:t>
      </w:r>
    </w:p>
    <w:p w14:paraId="1A2E5892" w14:textId="77777777" w:rsidR="0015785D" w:rsidRPr="00F12701" w:rsidRDefault="0015785D" w:rsidP="0015785D">
      <w:pPr>
        <w:numPr>
          <w:ilvl w:val="0"/>
          <w:numId w:val="21"/>
        </w:numPr>
        <w:ind w:left="0" w:firstLine="426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С третьего раза</w:t>
      </w:r>
    </w:p>
    <w:p w14:paraId="7F088DEF" w14:textId="77777777" w:rsidR="0015785D" w:rsidRPr="00F12701" w:rsidRDefault="0015785D" w:rsidP="0015785D">
      <w:pPr>
        <w:numPr>
          <w:ilvl w:val="0"/>
          <w:numId w:val="21"/>
        </w:numPr>
        <w:ind w:left="0" w:firstLine="426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С четвертого раза и более</w:t>
      </w:r>
    </w:p>
    <w:p w14:paraId="063A132C" w14:textId="77777777" w:rsidR="0015785D" w:rsidRPr="00654F1C" w:rsidRDefault="0015785D" w:rsidP="0015785D">
      <w:pPr>
        <w:numPr>
          <w:ilvl w:val="0"/>
          <w:numId w:val="25"/>
        </w:numPr>
        <w:tabs>
          <w:tab w:val="left" w:pos="142"/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654F1C">
        <w:rPr>
          <w:rFonts w:ascii="Arial" w:hAnsi="Arial" w:cs="Arial"/>
          <w:sz w:val="24"/>
          <w:szCs w:val="24"/>
        </w:rPr>
        <w:t xml:space="preserve">Если квартира была принята не с первого раза, отметьте трудности, с которыми вам пришлось столкнуться в процессе приемки: </w:t>
      </w:r>
    </w:p>
    <w:p w14:paraId="7CFE3082" w14:textId="77777777" w:rsidR="0015785D" w:rsidRPr="00F12701" w:rsidRDefault="0015785D" w:rsidP="0015785D">
      <w:pPr>
        <w:numPr>
          <w:ilvl w:val="0"/>
          <w:numId w:val="23"/>
        </w:numPr>
        <w:ind w:left="426" w:firstLine="0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Несоответствие площади квартиры договору</w:t>
      </w:r>
    </w:p>
    <w:p w14:paraId="3E97EDE7" w14:textId="77777777" w:rsidR="0015785D" w:rsidRPr="00F12701" w:rsidRDefault="0015785D" w:rsidP="0015785D">
      <w:pPr>
        <w:numPr>
          <w:ilvl w:val="0"/>
          <w:numId w:val="23"/>
        </w:numPr>
        <w:ind w:left="426" w:firstLine="0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Качество оконных конструкций и балконных дверей</w:t>
      </w:r>
    </w:p>
    <w:p w14:paraId="658E885D" w14:textId="77777777" w:rsidR="0015785D" w:rsidRPr="00F12701" w:rsidRDefault="0015785D" w:rsidP="0015785D">
      <w:pPr>
        <w:numPr>
          <w:ilvl w:val="0"/>
          <w:numId w:val="23"/>
        </w:numPr>
        <w:ind w:left="426" w:firstLine="0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Качество сантехники, труб и гидроизоляции</w:t>
      </w:r>
    </w:p>
    <w:p w14:paraId="281242A2" w14:textId="77777777" w:rsidR="0015785D" w:rsidRPr="00F12701" w:rsidRDefault="0015785D" w:rsidP="0015785D">
      <w:pPr>
        <w:numPr>
          <w:ilvl w:val="0"/>
          <w:numId w:val="23"/>
        </w:numPr>
        <w:ind w:left="426" w:firstLine="0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Качество работы вентиляции</w:t>
      </w:r>
    </w:p>
    <w:p w14:paraId="5F931B70" w14:textId="77777777" w:rsidR="0015785D" w:rsidRPr="00F12701" w:rsidRDefault="0015785D" w:rsidP="0015785D">
      <w:pPr>
        <w:numPr>
          <w:ilvl w:val="0"/>
          <w:numId w:val="23"/>
        </w:numPr>
        <w:ind w:left="426" w:firstLine="0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Качество материалов чистовой отделки</w:t>
      </w:r>
    </w:p>
    <w:p w14:paraId="299088AE" w14:textId="77777777" w:rsidR="0015785D" w:rsidRPr="00F12701" w:rsidRDefault="0015785D" w:rsidP="0015785D">
      <w:pPr>
        <w:numPr>
          <w:ilvl w:val="0"/>
          <w:numId w:val="23"/>
        </w:numPr>
        <w:ind w:left="426" w:firstLine="0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Качество работ по чистовой отделке</w:t>
      </w:r>
    </w:p>
    <w:p w14:paraId="28D851C1" w14:textId="77777777" w:rsidR="0015785D" w:rsidRPr="00F12701" w:rsidRDefault="0015785D" w:rsidP="0015785D">
      <w:pPr>
        <w:numPr>
          <w:ilvl w:val="0"/>
          <w:numId w:val="22"/>
        </w:numPr>
        <w:ind w:left="426" w:firstLine="0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Другое (укажите, что именно) ______________________________</w:t>
      </w:r>
    </w:p>
    <w:p w14:paraId="0DC52B17" w14:textId="77777777" w:rsidR="0015785D" w:rsidRPr="00654F1C" w:rsidRDefault="0015785D" w:rsidP="0015785D">
      <w:pPr>
        <w:numPr>
          <w:ilvl w:val="0"/>
          <w:numId w:val="25"/>
        </w:numPr>
        <w:tabs>
          <w:tab w:val="left" w:pos="142"/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654F1C">
        <w:rPr>
          <w:rFonts w:ascii="Arial" w:hAnsi="Arial" w:cs="Arial"/>
          <w:sz w:val="24"/>
          <w:szCs w:val="24"/>
        </w:rPr>
        <w:t xml:space="preserve">Оцените по 10-бальной шкале, какова вероятность того, что вы порекомендуете жилой комплекс, который вы выбрали для проживания, своим друзьям, знакомым или коллегам, где 10 баллов – «обязательно порекомендую», 0 – «никогда не порекомендую». </w:t>
      </w:r>
    </w:p>
    <w:p w14:paraId="6012B9E4" w14:textId="77777777" w:rsidR="0015785D" w:rsidRPr="00654F1C" w:rsidRDefault="0015785D" w:rsidP="0015785D">
      <w:pPr>
        <w:numPr>
          <w:ilvl w:val="0"/>
          <w:numId w:val="25"/>
        </w:numPr>
        <w:tabs>
          <w:tab w:val="left" w:pos="142"/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654F1C">
        <w:rPr>
          <w:rFonts w:ascii="Arial" w:hAnsi="Arial" w:cs="Arial"/>
          <w:sz w:val="24"/>
          <w:szCs w:val="24"/>
        </w:rPr>
        <w:t xml:space="preserve">Что необходимо сделать, чтобы ваша оценка в следующий раз была «10»? </w:t>
      </w:r>
    </w:p>
    <w:p w14:paraId="497243EF" w14:textId="77777777" w:rsidR="0015785D" w:rsidRPr="00F12701" w:rsidRDefault="0015785D" w:rsidP="0015785D">
      <w:pPr>
        <w:spacing w:after="120" w:line="240" w:lineRule="auto"/>
        <w:ind w:left="425"/>
        <w:contextualSpacing/>
        <w:rPr>
          <w:rFonts w:ascii="Arial" w:hAnsi="Arial" w:cs="Arial"/>
          <w:sz w:val="24"/>
          <w:szCs w:val="24"/>
        </w:rPr>
      </w:pPr>
      <w:r w:rsidRPr="00F12701">
        <w:rPr>
          <w:rFonts w:ascii="Arial" w:hAnsi="Arial" w:cs="Arial"/>
          <w:sz w:val="24"/>
          <w:szCs w:val="24"/>
        </w:rPr>
        <w:t>Ответ: _________________</w:t>
      </w:r>
    </w:p>
    <w:p w14:paraId="3FA4F513" w14:textId="77777777" w:rsidR="0015785D" w:rsidRPr="00654F1C" w:rsidRDefault="0015785D" w:rsidP="0015785D">
      <w:pPr>
        <w:numPr>
          <w:ilvl w:val="0"/>
          <w:numId w:val="25"/>
        </w:numPr>
        <w:tabs>
          <w:tab w:val="left" w:pos="142"/>
          <w:tab w:val="left" w:pos="284"/>
          <w:tab w:val="left" w:pos="426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5B253E">
        <w:rPr>
          <w:rFonts w:ascii="Arial" w:hAnsi="Arial" w:cs="Arial"/>
          <w:sz w:val="24"/>
          <w:szCs w:val="24"/>
        </w:rPr>
        <w:t>Несколько слов о вас</w:t>
      </w:r>
      <w:r w:rsidRPr="003A6A48">
        <w:rPr>
          <w:rFonts w:ascii="Arial" w:hAnsi="Arial" w:cs="Arial"/>
          <w:sz w:val="24"/>
          <w:szCs w:val="24"/>
        </w:rPr>
        <w:t>: п</w:t>
      </w:r>
      <w:r w:rsidRPr="005B253E">
        <w:rPr>
          <w:rFonts w:ascii="Arial" w:hAnsi="Arial" w:cs="Arial"/>
          <w:sz w:val="24"/>
          <w:szCs w:val="24"/>
        </w:rPr>
        <w:t>ол</w:t>
      </w:r>
      <w:r>
        <w:rPr>
          <w:rFonts w:ascii="Arial" w:hAnsi="Arial" w:cs="Arial"/>
          <w:sz w:val="24"/>
          <w:szCs w:val="24"/>
        </w:rPr>
        <w:t xml:space="preserve"> </w:t>
      </w:r>
      <w:r w:rsidRPr="005B253E">
        <w:rPr>
          <w:rFonts w:ascii="Arial" w:hAnsi="Arial" w:cs="Arial"/>
          <w:sz w:val="24"/>
          <w:szCs w:val="24"/>
        </w:rPr>
        <w:t>:</w:t>
      </w:r>
      <w:r w:rsidRPr="003A6A48">
        <w:rPr>
          <w:rFonts w:ascii="Arial" w:hAnsi="Arial" w:cs="Arial"/>
          <w:sz w:val="24"/>
          <w:szCs w:val="24"/>
        </w:rPr>
        <w:t>_________________, в</w:t>
      </w:r>
      <w:r w:rsidRPr="005B253E">
        <w:rPr>
          <w:rFonts w:ascii="Arial" w:hAnsi="Arial" w:cs="Arial"/>
          <w:sz w:val="24"/>
          <w:szCs w:val="24"/>
        </w:rPr>
        <w:t>озраст:</w:t>
      </w:r>
      <w:r w:rsidRPr="003A6A48">
        <w:rPr>
          <w:rFonts w:ascii="Arial" w:hAnsi="Arial" w:cs="Arial"/>
          <w:sz w:val="24"/>
          <w:szCs w:val="24"/>
        </w:rPr>
        <w:t>___________________.</w:t>
      </w:r>
      <w:r w:rsidRPr="00654F1C">
        <w:rPr>
          <w:rFonts w:ascii="Arial" w:hAnsi="Arial" w:cs="Arial"/>
          <w:sz w:val="24"/>
          <w:szCs w:val="24"/>
        </w:rPr>
        <w:t xml:space="preserve"> </w:t>
      </w:r>
    </w:p>
    <w:p w14:paraId="365ABE28" w14:textId="77777777" w:rsidR="0015785D" w:rsidRDefault="0015785D" w:rsidP="0015785D">
      <w:pPr>
        <w:tabs>
          <w:tab w:val="left" w:pos="1134"/>
        </w:tabs>
        <w:spacing w:after="0" w:line="240" w:lineRule="auto"/>
        <w:ind w:firstLine="709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523DDFB8" w14:textId="77777777" w:rsidR="0015785D" w:rsidRPr="001C4762" w:rsidRDefault="0015785D" w:rsidP="0015785D">
      <w:pPr>
        <w:tabs>
          <w:tab w:val="left" w:pos="1134"/>
        </w:tabs>
        <w:spacing w:after="0" w:line="240" w:lineRule="auto"/>
        <w:ind w:firstLine="709"/>
        <w:rPr>
          <w:rFonts w:ascii="Arial" w:hAnsi="Arial" w:cs="Arial"/>
          <w:color w:val="000000" w:themeColor="text1"/>
          <w:sz w:val="2"/>
          <w:szCs w:val="2"/>
        </w:rPr>
      </w:pPr>
    </w:p>
    <w:p w14:paraId="2ABC71DB" w14:textId="77777777" w:rsidR="0015785D" w:rsidRPr="005C4FF8" w:rsidRDefault="0015785D" w:rsidP="0015785D">
      <w:pPr>
        <w:pStyle w:val="1"/>
        <w:tabs>
          <w:tab w:val="left" w:pos="993"/>
        </w:tabs>
        <w:spacing w:after="120" w:line="240" w:lineRule="auto"/>
        <w:ind w:left="709"/>
        <w:jc w:val="center"/>
        <w:rPr>
          <w:rFonts w:ascii="Arial" w:hAnsi="Arial" w:cs="Arial"/>
          <w:b/>
          <w:color w:val="008066"/>
          <w:sz w:val="28"/>
          <w:lang w:val="ru-RU"/>
        </w:rPr>
      </w:pPr>
      <w:bookmarkStart w:id="65" w:name="_Приложение_3_Рекомендации"/>
      <w:bookmarkStart w:id="66" w:name="_Приложение_3_Рекомендуемая"/>
      <w:bookmarkStart w:id="67" w:name="_Toc168492222"/>
      <w:bookmarkStart w:id="68" w:name="_Hlk133332565"/>
      <w:bookmarkEnd w:id="65"/>
      <w:bookmarkEnd w:id="66"/>
      <w:r w:rsidRPr="005C4FF8">
        <w:rPr>
          <w:rFonts w:ascii="Arial" w:hAnsi="Arial" w:cs="Arial"/>
          <w:b/>
          <w:color w:val="008066"/>
          <w:sz w:val="28"/>
          <w:lang w:val="ru-RU"/>
        </w:rPr>
        <w:t xml:space="preserve">Приложение </w:t>
      </w:r>
      <w:r>
        <w:rPr>
          <w:rFonts w:ascii="Arial" w:hAnsi="Arial" w:cs="Arial"/>
          <w:b/>
          <w:color w:val="008066"/>
          <w:sz w:val="28"/>
          <w:lang w:val="ru-RU"/>
        </w:rPr>
        <w:t>3</w:t>
      </w:r>
      <w:r w:rsidRPr="005C4FF8">
        <w:rPr>
          <w:rFonts w:ascii="Arial" w:hAnsi="Arial" w:cs="Arial"/>
          <w:b/>
          <w:color w:val="008066"/>
          <w:sz w:val="28"/>
          <w:lang w:val="ru-RU"/>
        </w:rPr>
        <w:br/>
      </w:r>
      <w:r w:rsidRPr="00E1260B">
        <w:rPr>
          <w:rFonts w:ascii="Arial" w:hAnsi="Arial" w:cs="Arial"/>
          <w:b/>
          <w:color w:val="008066"/>
          <w:sz w:val="28"/>
          <w:lang w:val="ru-RU"/>
        </w:rPr>
        <w:t xml:space="preserve">Рекомендуемая форма анкеты </w:t>
      </w:r>
      <w:r>
        <w:rPr>
          <w:rFonts w:ascii="Arial" w:hAnsi="Arial" w:cs="Arial"/>
          <w:b/>
          <w:color w:val="008066"/>
          <w:sz w:val="28"/>
          <w:lang w:val="ru-RU"/>
        </w:rPr>
        <w:t>жителя</w:t>
      </w:r>
      <w:r w:rsidRPr="00E1260B">
        <w:rPr>
          <w:rFonts w:ascii="Arial" w:hAnsi="Arial" w:cs="Arial"/>
          <w:b/>
          <w:color w:val="008066"/>
          <w:sz w:val="28"/>
          <w:lang w:val="ru-RU"/>
        </w:rPr>
        <w:t xml:space="preserve"> (анкета №</w:t>
      </w:r>
      <w:r>
        <w:rPr>
          <w:rFonts w:ascii="Arial" w:hAnsi="Arial" w:cs="Arial"/>
          <w:b/>
          <w:color w:val="008066"/>
          <w:sz w:val="28"/>
          <w:lang w:val="ru-RU"/>
        </w:rPr>
        <w:t>3)</w:t>
      </w:r>
      <w:bookmarkEnd w:id="67"/>
    </w:p>
    <w:bookmarkEnd w:id="68"/>
    <w:p w14:paraId="1A68BA80" w14:textId="77777777" w:rsidR="0015785D" w:rsidRPr="00B25612" w:rsidRDefault="0015785D" w:rsidP="0015785D">
      <w:pPr>
        <w:numPr>
          <w:ilvl w:val="0"/>
          <w:numId w:val="28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 xml:space="preserve">Пожалуйста, оцените по 10-бальной шкале вероятность того, что вы порекомендуете компанию Атомстройкомплекс своим друзьям, знакомым или коллегам, где 10 баллов – «обязательно порекомендую», 0 – «никогда не порекомендую». </w:t>
      </w:r>
    </w:p>
    <w:p w14:paraId="3EC76F1B" w14:textId="77777777" w:rsidR="0015785D" w:rsidRPr="00B25612" w:rsidRDefault="0015785D" w:rsidP="0015785D">
      <w:pPr>
        <w:numPr>
          <w:ilvl w:val="0"/>
          <w:numId w:val="28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color w:val="00B050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 xml:space="preserve">Что необходимо сделать, чтобы ваша оценка в следующий раз была «10»? </w:t>
      </w:r>
    </w:p>
    <w:p w14:paraId="03FE37E7" w14:textId="77777777" w:rsidR="0015785D" w:rsidRPr="00B25612" w:rsidRDefault="0015785D" w:rsidP="0015785D">
      <w:pPr>
        <w:tabs>
          <w:tab w:val="left" w:pos="284"/>
        </w:tabs>
        <w:spacing w:after="120" w:line="240" w:lineRule="auto"/>
        <w:rPr>
          <w:rFonts w:ascii="Arial" w:hAnsi="Arial" w:cs="Arial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>Ответ: __________________</w:t>
      </w:r>
    </w:p>
    <w:p w14:paraId="4AB34B45" w14:textId="77777777" w:rsidR="0015785D" w:rsidRPr="00B25612" w:rsidRDefault="0015785D" w:rsidP="0015785D">
      <w:pPr>
        <w:numPr>
          <w:ilvl w:val="0"/>
          <w:numId w:val="28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 xml:space="preserve">Расставьте по степени важности параметры, по которым вы оцениваете жилой комплекс, с 1 по 5 место, где 1 – самый важный фактор, </w:t>
      </w:r>
      <w:r>
        <w:rPr>
          <w:rFonts w:ascii="Arial" w:hAnsi="Arial" w:cs="Arial"/>
          <w:sz w:val="24"/>
          <w:szCs w:val="24"/>
        </w:rPr>
        <w:t>5</w:t>
      </w:r>
      <w:r w:rsidRPr="00B25612">
        <w:rPr>
          <w:rFonts w:ascii="Arial" w:hAnsi="Arial" w:cs="Arial"/>
          <w:sz w:val="24"/>
          <w:szCs w:val="24"/>
        </w:rPr>
        <w:t xml:space="preserve"> – наименее важный из выбранных.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15785D" w:rsidRPr="001862E4" w14:paraId="6122EE88" w14:textId="77777777" w:rsidTr="00086640">
        <w:tc>
          <w:tcPr>
            <w:tcW w:w="6663" w:type="dxa"/>
            <w:shd w:val="clear" w:color="auto" w:fill="DBDBDB" w:themeFill="accent3" w:themeFillTint="66"/>
            <w:vAlign w:val="center"/>
          </w:tcPr>
          <w:p w14:paraId="5B5B724D" w14:textId="77777777" w:rsidR="0015785D" w:rsidRPr="00B25612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Параметры для оценки жилого комплекса</w:t>
            </w:r>
          </w:p>
        </w:tc>
        <w:tc>
          <w:tcPr>
            <w:tcW w:w="3260" w:type="dxa"/>
            <w:shd w:val="clear" w:color="auto" w:fill="DBDBDB" w:themeFill="accent3" w:themeFillTint="66"/>
            <w:vAlign w:val="center"/>
          </w:tcPr>
          <w:p w14:paraId="5E3CE4D0" w14:textId="77777777" w:rsidR="0015785D" w:rsidRPr="00B25612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 xml:space="preserve">Ранг от 1 до 5 </w:t>
            </w:r>
            <w:r w:rsidRPr="00B25612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eastAsia="ru-RU"/>
              </w:rPr>
              <w:t>(1-е место - самый важный параметр, 5- наименее важный)</w:t>
            </w:r>
          </w:p>
        </w:tc>
      </w:tr>
      <w:tr w:rsidR="0015785D" w:rsidRPr="00B25612" w14:paraId="1BA94BCB" w14:textId="77777777" w:rsidTr="003A3E40">
        <w:tc>
          <w:tcPr>
            <w:tcW w:w="6663" w:type="dxa"/>
          </w:tcPr>
          <w:p w14:paraId="1425B19F" w14:textId="77777777" w:rsidR="0015785D" w:rsidRPr="00884148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Удобное местоположение ЖК</w:t>
            </w:r>
          </w:p>
        </w:tc>
        <w:tc>
          <w:tcPr>
            <w:tcW w:w="3260" w:type="dxa"/>
          </w:tcPr>
          <w:p w14:paraId="051BEEEA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FF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143C9EDD" w14:textId="77777777" w:rsidTr="003A3E40">
        <w:tc>
          <w:tcPr>
            <w:tcW w:w="6663" w:type="dxa"/>
            <w:vAlign w:val="bottom"/>
          </w:tcPr>
          <w:p w14:paraId="48CD7AD8" w14:textId="77777777" w:rsidR="0015785D" w:rsidRPr="00884148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Удобный доступ к дому и своему подъезду</w:t>
            </w:r>
          </w:p>
        </w:tc>
        <w:tc>
          <w:tcPr>
            <w:tcW w:w="3260" w:type="dxa"/>
          </w:tcPr>
          <w:p w14:paraId="0DEE90FB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1862E4" w14:paraId="2103E21D" w14:textId="77777777" w:rsidTr="003A3E40">
        <w:tc>
          <w:tcPr>
            <w:tcW w:w="6663" w:type="dxa"/>
            <w:vAlign w:val="bottom"/>
          </w:tcPr>
          <w:p w14:paraId="74A7482B" w14:textId="77777777" w:rsidR="0015785D" w:rsidRPr="00884148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Концептуальное решение проекта (в том числе идея, архитектура ЖК)</w:t>
            </w:r>
          </w:p>
        </w:tc>
        <w:tc>
          <w:tcPr>
            <w:tcW w:w="3260" w:type="dxa"/>
          </w:tcPr>
          <w:p w14:paraId="50888930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B25612" w14:paraId="056F5540" w14:textId="77777777" w:rsidTr="003A3E40">
        <w:tc>
          <w:tcPr>
            <w:tcW w:w="6663" w:type="dxa"/>
            <w:vAlign w:val="bottom"/>
          </w:tcPr>
          <w:p w14:paraId="2D0626B0" w14:textId="77777777" w:rsidR="0015785D" w:rsidRPr="00884148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Благоустройство двора</w:t>
            </w:r>
          </w:p>
        </w:tc>
        <w:tc>
          <w:tcPr>
            <w:tcW w:w="3260" w:type="dxa"/>
          </w:tcPr>
          <w:p w14:paraId="6006F199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B25612" w14:paraId="3499B3F1" w14:textId="77777777" w:rsidTr="003A3E40">
        <w:tc>
          <w:tcPr>
            <w:tcW w:w="6663" w:type="dxa"/>
            <w:vAlign w:val="bottom"/>
          </w:tcPr>
          <w:p w14:paraId="1B26237C" w14:textId="77777777" w:rsidR="0015785D" w:rsidRPr="00884148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Развитая инфраструктура ЖК</w:t>
            </w:r>
          </w:p>
        </w:tc>
        <w:tc>
          <w:tcPr>
            <w:tcW w:w="3260" w:type="dxa"/>
          </w:tcPr>
          <w:p w14:paraId="212C1E78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5E4A487D" w14:textId="77777777" w:rsidTr="003A3E40">
        <w:tc>
          <w:tcPr>
            <w:tcW w:w="6663" w:type="dxa"/>
            <w:vAlign w:val="bottom"/>
          </w:tcPr>
          <w:p w14:paraId="0798EFEF" w14:textId="77777777" w:rsidR="0015785D" w:rsidRPr="00884148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Рациональные планировки квартиры</w:t>
            </w:r>
          </w:p>
        </w:tc>
        <w:tc>
          <w:tcPr>
            <w:tcW w:w="3260" w:type="dxa"/>
          </w:tcPr>
          <w:p w14:paraId="11394CF7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77B076A3" w14:textId="77777777" w:rsidTr="003A3E40">
        <w:tc>
          <w:tcPr>
            <w:tcW w:w="6663" w:type="dxa"/>
            <w:vAlign w:val="bottom"/>
          </w:tcPr>
          <w:p w14:paraId="62CBDC6B" w14:textId="77777777" w:rsidR="0015785D" w:rsidRPr="00B25612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Безопасность дома</w:t>
            </w:r>
          </w:p>
        </w:tc>
        <w:tc>
          <w:tcPr>
            <w:tcW w:w="3260" w:type="dxa"/>
          </w:tcPr>
          <w:p w14:paraId="41D3DC1F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7AA1E255" w14:textId="77777777" w:rsidTr="003A3E40">
        <w:tc>
          <w:tcPr>
            <w:tcW w:w="6663" w:type="dxa"/>
            <w:vAlign w:val="bottom"/>
          </w:tcPr>
          <w:p w14:paraId="47C44233" w14:textId="6911F690" w:rsidR="0015785D" w:rsidRPr="00B25612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отделки квартиры</w:t>
            </w:r>
          </w:p>
        </w:tc>
        <w:tc>
          <w:tcPr>
            <w:tcW w:w="3260" w:type="dxa"/>
          </w:tcPr>
          <w:p w14:paraId="4F2C8973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1A131572" w14:textId="77777777" w:rsidTr="003A3E40">
        <w:tc>
          <w:tcPr>
            <w:tcW w:w="6663" w:type="dxa"/>
            <w:vAlign w:val="bottom"/>
          </w:tcPr>
          <w:p w14:paraId="2F74C3C0" w14:textId="77777777" w:rsidR="0015785D" w:rsidRPr="00B25612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Современные инженерные решения</w:t>
            </w:r>
          </w:p>
        </w:tc>
        <w:tc>
          <w:tcPr>
            <w:tcW w:w="3260" w:type="dxa"/>
          </w:tcPr>
          <w:p w14:paraId="2D8673BE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2F51E8F4" w14:textId="77777777" w:rsidTr="003A3E40">
        <w:tc>
          <w:tcPr>
            <w:tcW w:w="6663" w:type="dxa"/>
            <w:vAlign w:val="bottom"/>
          </w:tcPr>
          <w:p w14:paraId="692A6C96" w14:textId="77777777" w:rsidR="0015785D" w:rsidRPr="00B25612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оконных конструкций и балконных дверей</w:t>
            </w:r>
          </w:p>
        </w:tc>
        <w:tc>
          <w:tcPr>
            <w:tcW w:w="3260" w:type="dxa"/>
          </w:tcPr>
          <w:p w14:paraId="1B949CD9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6ABCD5CA" w14:textId="77777777" w:rsidTr="003A3E40">
        <w:tc>
          <w:tcPr>
            <w:tcW w:w="6663" w:type="dxa"/>
            <w:vAlign w:val="bottom"/>
          </w:tcPr>
          <w:p w14:paraId="7462B45A" w14:textId="77777777" w:rsidR="0015785D" w:rsidRPr="00B25612" w:rsidRDefault="0015785D" w:rsidP="003A3E40">
            <w:pPr>
              <w:numPr>
                <w:ilvl w:val="0"/>
                <w:numId w:val="29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Дизайн и качество отделки мест общего пользования</w:t>
            </w:r>
          </w:p>
        </w:tc>
        <w:tc>
          <w:tcPr>
            <w:tcW w:w="3260" w:type="dxa"/>
          </w:tcPr>
          <w:p w14:paraId="09ADC720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696284F1" w14:textId="77777777" w:rsidR="0015785D" w:rsidRPr="00B25612" w:rsidRDefault="0015785D" w:rsidP="0015785D">
      <w:pPr>
        <w:numPr>
          <w:ilvl w:val="0"/>
          <w:numId w:val="28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>Расставьте по степени важности параметры сервиса УК, с 1 по 5 место, где 1 – самый важный фактор, 5 – наименее важный из выбранных.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15785D" w:rsidRPr="001862E4" w14:paraId="0409017E" w14:textId="77777777" w:rsidTr="00086640">
        <w:tc>
          <w:tcPr>
            <w:tcW w:w="6663" w:type="dxa"/>
            <w:shd w:val="clear" w:color="auto" w:fill="DBDBDB" w:themeFill="accent3" w:themeFillTint="66"/>
            <w:vAlign w:val="center"/>
          </w:tcPr>
          <w:p w14:paraId="0392F43C" w14:textId="77777777" w:rsidR="0015785D" w:rsidRPr="00B25612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Параметры для оценки сервиса</w:t>
            </w:r>
          </w:p>
        </w:tc>
        <w:tc>
          <w:tcPr>
            <w:tcW w:w="3260" w:type="dxa"/>
            <w:shd w:val="clear" w:color="auto" w:fill="DBDBDB" w:themeFill="accent3" w:themeFillTint="66"/>
            <w:vAlign w:val="center"/>
          </w:tcPr>
          <w:p w14:paraId="37B05DBE" w14:textId="77777777" w:rsidR="0015785D" w:rsidRPr="00B25612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 xml:space="preserve">Ранг от 1 до 5 </w:t>
            </w:r>
            <w:r w:rsidRPr="00B25612">
              <w:rPr>
                <w:rFonts w:ascii="Arial" w:eastAsia="Times New Roman" w:hAnsi="Arial" w:cs="Arial"/>
                <w:b/>
                <w:color w:val="000000"/>
                <w:sz w:val="16"/>
                <w:szCs w:val="16"/>
                <w:lang w:eastAsia="ru-RU"/>
              </w:rPr>
              <w:t>(1-е место - самый важный параметр, 5 - наименее важный)</w:t>
            </w:r>
          </w:p>
        </w:tc>
      </w:tr>
      <w:tr w:rsidR="0015785D" w:rsidRPr="001862E4" w14:paraId="5258278B" w14:textId="77777777" w:rsidTr="003A3E40">
        <w:tc>
          <w:tcPr>
            <w:tcW w:w="6663" w:type="dxa"/>
            <w:vAlign w:val="bottom"/>
          </w:tcPr>
          <w:p w14:paraId="688AEC7A" w14:textId="77777777" w:rsidR="0015785D" w:rsidRPr="00B25612" w:rsidRDefault="0015785D" w:rsidP="003A3E40">
            <w:pPr>
              <w:numPr>
                <w:ilvl w:val="0"/>
                <w:numId w:val="27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bookmarkStart w:id="69" w:name="_Hlk107330353"/>
            <w:r w:rsidRPr="00B25612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 xml:space="preserve">Качество содержания (уборки) </w:t>
            </w: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мест общего пользования</w:t>
            </w:r>
            <w:r w:rsidRPr="00B25612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 xml:space="preserve"> и придомовой территории</w:t>
            </w:r>
          </w:p>
        </w:tc>
        <w:tc>
          <w:tcPr>
            <w:tcW w:w="3260" w:type="dxa"/>
          </w:tcPr>
          <w:p w14:paraId="349EFCE2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50A31A75" w14:textId="77777777" w:rsidTr="003A3E40">
        <w:tc>
          <w:tcPr>
            <w:tcW w:w="6663" w:type="dxa"/>
            <w:vAlign w:val="bottom"/>
          </w:tcPr>
          <w:p w14:paraId="1AF1D73D" w14:textId="77777777" w:rsidR="0015785D" w:rsidRPr="00B25612" w:rsidRDefault="0015785D" w:rsidP="003A3E40">
            <w:pPr>
              <w:numPr>
                <w:ilvl w:val="0"/>
                <w:numId w:val="27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Обеспечение бесперебойного функционирования инженерных систем и оборудования</w:t>
            </w:r>
          </w:p>
        </w:tc>
        <w:tc>
          <w:tcPr>
            <w:tcW w:w="3260" w:type="dxa"/>
          </w:tcPr>
          <w:p w14:paraId="4ADB0D89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0E22003F" w14:textId="77777777" w:rsidTr="003A3E40">
        <w:tc>
          <w:tcPr>
            <w:tcW w:w="6663" w:type="dxa"/>
            <w:vAlign w:val="bottom"/>
          </w:tcPr>
          <w:p w14:paraId="1C3AE49B" w14:textId="74F53CB3" w:rsidR="0015785D" w:rsidRPr="00B25612" w:rsidRDefault="0015785D" w:rsidP="003A3E40">
            <w:pPr>
              <w:numPr>
                <w:ilvl w:val="0"/>
                <w:numId w:val="27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Оперативность устранения гарантийных дефектов застройщиком</w:t>
            </w:r>
            <w:r w:rsidR="00F52CE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*</w:t>
            </w:r>
          </w:p>
        </w:tc>
        <w:tc>
          <w:tcPr>
            <w:tcW w:w="3260" w:type="dxa"/>
          </w:tcPr>
          <w:p w14:paraId="1A60C994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3E41E12C" w14:textId="77777777" w:rsidTr="003A3E40">
        <w:tc>
          <w:tcPr>
            <w:tcW w:w="6663" w:type="dxa"/>
            <w:vAlign w:val="bottom"/>
          </w:tcPr>
          <w:p w14:paraId="49701D52" w14:textId="77777777" w:rsidR="0015785D" w:rsidRPr="00B25612" w:rsidRDefault="0015785D" w:rsidP="003A3E40">
            <w:pPr>
              <w:numPr>
                <w:ilvl w:val="0"/>
                <w:numId w:val="27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bookmarkStart w:id="70" w:name="_Hlk156316567"/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Оперативность реакции УК на запрос/ жалобу</w:t>
            </w:r>
            <w:bookmarkEnd w:id="70"/>
          </w:p>
        </w:tc>
        <w:tc>
          <w:tcPr>
            <w:tcW w:w="3260" w:type="dxa"/>
          </w:tcPr>
          <w:p w14:paraId="6D21A19C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61D1C3CA" w14:textId="77777777" w:rsidTr="003A3E40">
        <w:tc>
          <w:tcPr>
            <w:tcW w:w="6663" w:type="dxa"/>
            <w:vAlign w:val="bottom"/>
          </w:tcPr>
          <w:p w14:paraId="00682670" w14:textId="77777777" w:rsidR="0015785D" w:rsidRPr="00B25612" w:rsidRDefault="0015785D" w:rsidP="003A3E40">
            <w:pPr>
              <w:numPr>
                <w:ilvl w:val="0"/>
                <w:numId w:val="27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Удобство взаимодействия с УК</w:t>
            </w:r>
          </w:p>
        </w:tc>
        <w:tc>
          <w:tcPr>
            <w:tcW w:w="3260" w:type="dxa"/>
          </w:tcPr>
          <w:p w14:paraId="369734CF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2EAE67D5" w14:textId="77777777" w:rsidTr="003A3E40">
        <w:tc>
          <w:tcPr>
            <w:tcW w:w="6663" w:type="dxa"/>
            <w:vAlign w:val="bottom"/>
          </w:tcPr>
          <w:p w14:paraId="4750F566" w14:textId="77777777" w:rsidR="0015785D" w:rsidRPr="00B25612" w:rsidRDefault="0015785D" w:rsidP="003A3E40">
            <w:pPr>
              <w:numPr>
                <w:ilvl w:val="0"/>
                <w:numId w:val="27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Доброжелательность персонала</w:t>
            </w:r>
          </w:p>
        </w:tc>
        <w:tc>
          <w:tcPr>
            <w:tcW w:w="3260" w:type="dxa"/>
          </w:tcPr>
          <w:p w14:paraId="07E31BCE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0F7AE3CE" w14:textId="77777777" w:rsidTr="003A3E40">
        <w:tc>
          <w:tcPr>
            <w:tcW w:w="6663" w:type="dxa"/>
            <w:shd w:val="clear" w:color="auto" w:fill="auto"/>
            <w:vAlign w:val="bottom"/>
          </w:tcPr>
          <w:p w14:paraId="73D2207B" w14:textId="77777777" w:rsidR="0015785D" w:rsidRPr="00B25612" w:rsidRDefault="0015785D" w:rsidP="003A3E40">
            <w:pPr>
              <w:numPr>
                <w:ilvl w:val="0"/>
                <w:numId w:val="27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Корректность начисления коммунальных платежей</w:t>
            </w:r>
          </w:p>
        </w:tc>
        <w:tc>
          <w:tcPr>
            <w:tcW w:w="3260" w:type="dxa"/>
          </w:tcPr>
          <w:p w14:paraId="5F35012C" w14:textId="77777777" w:rsidR="0015785D" w:rsidRPr="003A3B9C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F52CEE" w:rsidRPr="00B25612" w14:paraId="18E6E655" w14:textId="77777777" w:rsidTr="00533118">
        <w:tc>
          <w:tcPr>
            <w:tcW w:w="9923" w:type="dxa"/>
            <w:gridSpan w:val="2"/>
            <w:shd w:val="clear" w:color="auto" w:fill="auto"/>
            <w:vAlign w:val="bottom"/>
          </w:tcPr>
          <w:p w14:paraId="53D7CD2C" w14:textId="6B89A4D6" w:rsidR="00F52CEE" w:rsidRPr="003A3B9C" w:rsidRDefault="00F52CEE" w:rsidP="00F52CEE">
            <w:pPr>
              <w:tabs>
                <w:tab w:val="left" w:pos="426"/>
              </w:tabs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F52CEE">
              <w:rPr>
                <w:rFonts w:ascii="Arial" w:eastAsia="Times New Roman" w:hAnsi="Arial" w:cs="Arial"/>
                <w:spacing w:val="20"/>
                <w:sz w:val="20"/>
                <w:szCs w:val="20"/>
                <w:lang w:eastAsia="ru-RU"/>
              </w:rPr>
              <w:t>*Примечани</w:t>
            </w:r>
            <w:r>
              <w:rPr>
                <w:rFonts w:ascii="Arial" w:eastAsia="Times New Roman" w:hAnsi="Arial" w:cs="Arial"/>
                <w:spacing w:val="20"/>
                <w:sz w:val="20"/>
                <w:szCs w:val="20"/>
                <w:lang w:eastAsia="ru-RU"/>
              </w:rPr>
              <w:t xml:space="preserve">е - </w:t>
            </w:r>
            <w:r w:rsidR="003A3B9C">
              <w:rPr>
                <w:rFonts w:ascii="Arial" w:eastAsia="Times New Roman" w:hAnsi="Arial" w:cs="Arial"/>
                <w:spacing w:val="20"/>
                <w:sz w:val="20"/>
                <w:szCs w:val="20"/>
                <w:lang w:eastAsia="ru-RU"/>
              </w:rPr>
              <w:t>д</w:t>
            </w:r>
            <w:r w:rsidR="003A3B9C" w:rsidRP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анный параметр не учитывается </w:t>
            </w:r>
            <w:r w:rsid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</w:t>
            </w:r>
            <w:r w:rsidRP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ри подсчёте показателя </w:t>
            </w:r>
            <w:r w:rsidRPr="003A3B9C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CSI</w:t>
            </w:r>
            <w:r w:rsidR="00976AEF" w:rsidRP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УК </w:t>
            </w:r>
            <w:r w:rsidR="003A3B9C" w:rsidRP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(</w:t>
            </w:r>
            <w:r w:rsidRP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учитывается</w:t>
            </w:r>
            <w:r w:rsidR="003A3B9C" w:rsidRP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при подсчёте </w:t>
            </w:r>
            <w:r w:rsidR="003A3B9C" w:rsidRPr="003A3B9C">
              <w:rPr>
                <w:rFonts w:ascii="Arial" w:eastAsia="Times New Roman" w:hAnsi="Arial" w:cs="Arial"/>
                <w:sz w:val="20"/>
                <w:szCs w:val="20"/>
                <w:lang w:val="en-US" w:eastAsia="ru-RU"/>
              </w:rPr>
              <w:t>CSI</w:t>
            </w:r>
            <w:r w:rsidRP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продукт</w:t>
            </w:r>
            <w:r w:rsidR="003A3B9C" w:rsidRP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а)</w:t>
            </w:r>
            <w:r w:rsidR="003A3B9C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.</w:t>
            </w:r>
          </w:p>
        </w:tc>
      </w:tr>
    </w:tbl>
    <w:bookmarkEnd w:id="69"/>
    <w:p w14:paraId="7882221C" w14:textId="77777777" w:rsidR="0015785D" w:rsidRPr="00B25612" w:rsidRDefault="0015785D" w:rsidP="0015785D">
      <w:pPr>
        <w:numPr>
          <w:ilvl w:val="0"/>
          <w:numId w:val="28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>Оцените качество работы «Атома» по всем параметрам, где 5 – превосходно, выше ожиданий, 4 – нормально, соответствует ожиданиям; 3 – чуть ниже нормы; 2 – плохо, 1 – отвратительно.</w:t>
      </w:r>
    </w:p>
    <w:tbl>
      <w:tblPr>
        <w:tblW w:w="9923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63"/>
        <w:gridCol w:w="3260"/>
      </w:tblGrid>
      <w:tr w:rsidR="0015785D" w:rsidRPr="00B25612" w14:paraId="789C7D25" w14:textId="77777777" w:rsidTr="00086640">
        <w:trPr>
          <w:tblHeader/>
        </w:trPr>
        <w:tc>
          <w:tcPr>
            <w:tcW w:w="6663" w:type="dxa"/>
            <w:shd w:val="clear" w:color="auto" w:fill="DBDBDB" w:themeFill="accent3" w:themeFillTint="66"/>
          </w:tcPr>
          <w:p w14:paraId="336388EE" w14:textId="77777777" w:rsidR="0015785D" w:rsidRPr="00B25612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Параметры для оценки</w:t>
            </w:r>
          </w:p>
        </w:tc>
        <w:tc>
          <w:tcPr>
            <w:tcW w:w="3260" w:type="dxa"/>
            <w:shd w:val="clear" w:color="auto" w:fill="DBDBDB" w:themeFill="accent3" w:themeFillTint="66"/>
          </w:tcPr>
          <w:p w14:paraId="0C88D693" w14:textId="77777777" w:rsidR="0015785D" w:rsidRPr="00B25612" w:rsidRDefault="0015785D" w:rsidP="003A3E40">
            <w:pPr>
              <w:spacing w:after="0" w:line="240" w:lineRule="auto"/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Удовлетворенность</w:t>
            </w: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B25612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от 1 до 5</w:t>
            </w:r>
          </w:p>
        </w:tc>
      </w:tr>
      <w:tr w:rsidR="0015785D" w:rsidRPr="00B25612" w14:paraId="591F1B6C" w14:textId="77777777" w:rsidTr="003A3E40">
        <w:tc>
          <w:tcPr>
            <w:tcW w:w="6663" w:type="dxa"/>
          </w:tcPr>
          <w:p w14:paraId="2679FA0A" w14:textId="77777777" w:rsidR="0015785D" w:rsidRPr="00884148" w:rsidRDefault="0015785D" w:rsidP="003A3E40">
            <w:pPr>
              <w:numPr>
                <w:ilvl w:val="0"/>
                <w:numId w:val="10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Удобное местоположение ЖК</w:t>
            </w:r>
          </w:p>
        </w:tc>
        <w:tc>
          <w:tcPr>
            <w:tcW w:w="3260" w:type="dxa"/>
          </w:tcPr>
          <w:p w14:paraId="307A2661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1862E4" w14:paraId="1C764665" w14:textId="77777777" w:rsidTr="003A3E40">
        <w:tc>
          <w:tcPr>
            <w:tcW w:w="6663" w:type="dxa"/>
            <w:vAlign w:val="bottom"/>
          </w:tcPr>
          <w:p w14:paraId="196BE351" w14:textId="77777777" w:rsidR="0015785D" w:rsidRPr="00884148" w:rsidRDefault="0015785D" w:rsidP="003A3E40">
            <w:pPr>
              <w:numPr>
                <w:ilvl w:val="0"/>
                <w:numId w:val="10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Удобный доступ к дому и своему подъезду</w:t>
            </w:r>
          </w:p>
        </w:tc>
        <w:tc>
          <w:tcPr>
            <w:tcW w:w="3260" w:type="dxa"/>
          </w:tcPr>
          <w:p w14:paraId="5AFC4F2D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1862E4" w14:paraId="34B62690" w14:textId="77777777" w:rsidTr="003A3E40">
        <w:tc>
          <w:tcPr>
            <w:tcW w:w="6663" w:type="dxa"/>
            <w:vAlign w:val="bottom"/>
          </w:tcPr>
          <w:p w14:paraId="00774A64" w14:textId="77777777" w:rsidR="0015785D" w:rsidRPr="00884148" w:rsidRDefault="0015785D" w:rsidP="003A3E40">
            <w:pPr>
              <w:numPr>
                <w:ilvl w:val="0"/>
                <w:numId w:val="10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lastRenderedPageBreak/>
              <w:t>Концептуальное решение проекта (в том числе идея, архитектура ЖК)</w:t>
            </w:r>
          </w:p>
        </w:tc>
        <w:tc>
          <w:tcPr>
            <w:tcW w:w="3260" w:type="dxa"/>
          </w:tcPr>
          <w:p w14:paraId="7B6D8C8E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B25612" w14:paraId="71930935" w14:textId="77777777" w:rsidTr="003A3E40">
        <w:tc>
          <w:tcPr>
            <w:tcW w:w="6663" w:type="dxa"/>
            <w:vAlign w:val="bottom"/>
          </w:tcPr>
          <w:p w14:paraId="4AF234CF" w14:textId="77777777" w:rsidR="0015785D" w:rsidRPr="00884148" w:rsidRDefault="0015785D" w:rsidP="003A3E40">
            <w:pPr>
              <w:numPr>
                <w:ilvl w:val="0"/>
                <w:numId w:val="10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Благоустройство двора</w:t>
            </w:r>
          </w:p>
        </w:tc>
        <w:tc>
          <w:tcPr>
            <w:tcW w:w="3260" w:type="dxa"/>
          </w:tcPr>
          <w:p w14:paraId="48E0C283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362C6C05" w14:textId="77777777" w:rsidTr="003A3E40">
        <w:tc>
          <w:tcPr>
            <w:tcW w:w="6663" w:type="dxa"/>
            <w:vAlign w:val="bottom"/>
          </w:tcPr>
          <w:p w14:paraId="30D52C7E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Развитая инфраструктура ЖК</w:t>
            </w:r>
          </w:p>
        </w:tc>
        <w:tc>
          <w:tcPr>
            <w:tcW w:w="3260" w:type="dxa"/>
          </w:tcPr>
          <w:p w14:paraId="7D18A986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2BF10B49" w14:textId="77777777" w:rsidTr="003A3E40">
        <w:tc>
          <w:tcPr>
            <w:tcW w:w="6663" w:type="dxa"/>
            <w:vAlign w:val="bottom"/>
          </w:tcPr>
          <w:p w14:paraId="6138DCD9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Рациональные планировки квартиры</w:t>
            </w:r>
          </w:p>
        </w:tc>
        <w:tc>
          <w:tcPr>
            <w:tcW w:w="3260" w:type="dxa"/>
          </w:tcPr>
          <w:p w14:paraId="5D7D5349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226A388E" w14:textId="77777777" w:rsidTr="003A3E40">
        <w:tc>
          <w:tcPr>
            <w:tcW w:w="6663" w:type="dxa"/>
            <w:vAlign w:val="bottom"/>
          </w:tcPr>
          <w:p w14:paraId="594ABB59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Безопасность дома</w:t>
            </w:r>
          </w:p>
        </w:tc>
        <w:tc>
          <w:tcPr>
            <w:tcW w:w="3260" w:type="dxa"/>
          </w:tcPr>
          <w:p w14:paraId="23021848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494D0FAC" w14:textId="77777777" w:rsidTr="003A3E40">
        <w:tc>
          <w:tcPr>
            <w:tcW w:w="6663" w:type="dxa"/>
            <w:vAlign w:val="bottom"/>
          </w:tcPr>
          <w:p w14:paraId="6008747A" w14:textId="666AED1D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отделки квартиры</w:t>
            </w:r>
          </w:p>
        </w:tc>
        <w:tc>
          <w:tcPr>
            <w:tcW w:w="3260" w:type="dxa"/>
          </w:tcPr>
          <w:p w14:paraId="3F6964CE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09192B18" w14:textId="77777777" w:rsidTr="003A3E40">
        <w:tc>
          <w:tcPr>
            <w:tcW w:w="6663" w:type="dxa"/>
            <w:vAlign w:val="bottom"/>
          </w:tcPr>
          <w:p w14:paraId="2C5F1559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317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Современные инженерные решения</w:t>
            </w:r>
          </w:p>
        </w:tc>
        <w:tc>
          <w:tcPr>
            <w:tcW w:w="3260" w:type="dxa"/>
          </w:tcPr>
          <w:p w14:paraId="56C2C555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1BC4DB52" w14:textId="77777777" w:rsidTr="003A3E40">
        <w:tc>
          <w:tcPr>
            <w:tcW w:w="6663" w:type="dxa"/>
            <w:vAlign w:val="bottom"/>
          </w:tcPr>
          <w:p w14:paraId="2596E9B3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175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оконных конструкций и балконных дверей</w:t>
            </w:r>
          </w:p>
        </w:tc>
        <w:tc>
          <w:tcPr>
            <w:tcW w:w="3260" w:type="dxa"/>
          </w:tcPr>
          <w:p w14:paraId="2990316D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64CB302A" w14:textId="77777777" w:rsidTr="003A3E40">
        <w:tc>
          <w:tcPr>
            <w:tcW w:w="6663" w:type="dxa"/>
            <w:vAlign w:val="bottom"/>
          </w:tcPr>
          <w:p w14:paraId="6A1E9F85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175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Дизайн и качество отделки мест общего пользования</w:t>
            </w:r>
          </w:p>
        </w:tc>
        <w:tc>
          <w:tcPr>
            <w:tcW w:w="3260" w:type="dxa"/>
          </w:tcPr>
          <w:p w14:paraId="33DA9D24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5386EAEA" w14:textId="77777777" w:rsidTr="003A3E40">
        <w:tc>
          <w:tcPr>
            <w:tcW w:w="6663" w:type="dxa"/>
            <w:vAlign w:val="bottom"/>
          </w:tcPr>
          <w:p w14:paraId="62039D0A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175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 xml:space="preserve">Качество содержания (уборки) </w:t>
            </w: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мест общего пользования</w:t>
            </w:r>
            <w:r w:rsidRPr="00B25612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 xml:space="preserve"> и придомовой территории</w:t>
            </w:r>
          </w:p>
        </w:tc>
        <w:tc>
          <w:tcPr>
            <w:tcW w:w="3260" w:type="dxa"/>
          </w:tcPr>
          <w:p w14:paraId="3FAC640C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66810D4E" w14:textId="77777777" w:rsidTr="003A3E40">
        <w:tc>
          <w:tcPr>
            <w:tcW w:w="6663" w:type="dxa"/>
            <w:vAlign w:val="bottom"/>
          </w:tcPr>
          <w:p w14:paraId="79EEE294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175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Обеспечение бесперебойного функционирования инженерных систем и оборудования</w:t>
            </w:r>
          </w:p>
        </w:tc>
        <w:tc>
          <w:tcPr>
            <w:tcW w:w="3260" w:type="dxa"/>
          </w:tcPr>
          <w:p w14:paraId="5C774438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0E8D17FF" w14:textId="77777777" w:rsidTr="003A3E40">
        <w:tc>
          <w:tcPr>
            <w:tcW w:w="6663" w:type="dxa"/>
            <w:vAlign w:val="bottom"/>
          </w:tcPr>
          <w:p w14:paraId="7FE857ED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175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955B2D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Оперативность устранения гарантийных дефектов застройщиком</w:t>
            </w:r>
          </w:p>
        </w:tc>
        <w:tc>
          <w:tcPr>
            <w:tcW w:w="3260" w:type="dxa"/>
          </w:tcPr>
          <w:p w14:paraId="0F822333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483FE6F4" w14:textId="77777777" w:rsidTr="003A3E40">
        <w:tc>
          <w:tcPr>
            <w:tcW w:w="6663" w:type="dxa"/>
            <w:vAlign w:val="bottom"/>
          </w:tcPr>
          <w:p w14:paraId="55DE5B84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175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Оперативность </w:t>
            </w: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реакции УК на запрос/ жалобу</w:t>
            </w:r>
          </w:p>
        </w:tc>
        <w:tc>
          <w:tcPr>
            <w:tcW w:w="3260" w:type="dxa"/>
          </w:tcPr>
          <w:p w14:paraId="4E69B48A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7D0961E0" w14:textId="77777777" w:rsidTr="003A3E40">
        <w:tc>
          <w:tcPr>
            <w:tcW w:w="6663" w:type="dxa"/>
            <w:vAlign w:val="bottom"/>
          </w:tcPr>
          <w:p w14:paraId="568BE9CB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175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Удобство взаимодействия с УК</w:t>
            </w:r>
          </w:p>
        </w:tc>
        <w:tc>
          <w:tcPr>
            <w:tcW w:w="3260" w:type="dxa"/>
          </w:tcPr>
          <w:p w14:paraId="5094F1B4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B25612" w14:paraId="77BA1949" w14:textId="77777777" w:rsidTr="003A3E40">
        <w:tc>
          <w:tcPr>
            <w:tcW w:w="6663" w:type="dxa"/>
            <w:shd w:val="clear" w:color="auto" w:fill="auto"/>
            <w:vAlign w:val="bottom"/>
          </w:tcPr>
          <w:p w14:paraId="6BFCC642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175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color w:val="FF0000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Доброжелательность персонала</w:t>
            </w:r>
          </w:p>
        </w:tc>
        <w:tc>
          <w:tcPr>
            <w:tcW w:w="3260" w:type="dxa"/>
          </w:tcPr>
          <w:p w14:paraId="5B4EC3CB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B25612" w14:paraId="19AEF15A" w14:textId="77777777" w:rsidTr="003A3E40">
        <w:tc>
          <w:tcPr>
            <w:tcW w:w="6663" w:type="dxa"/>
            <w:shd w:val="clear" w:color="auto" w:fill="auto"/>
            <w:vAlign w:val="bottom"/>
          </w:tcPr>
          <w:p w14:paraId="3968FDDB" w14:textId="77777777" w:rsidR="0015785D" w:rsidRPr="00B25612" w:rsidRDefault="0015785D" w:rsidP="003A3E40">
            <w:pPr>
              <w:numPr>
                <w:ilvl w:val="0"/>
                <w:numId w:val="10"/>
              </w:numPr>
              <w:tabs>
                <w:tab w:val="left" w:pos="175"/>
                <w:tab w:val="left" w:pos="458"/>
              </w:tabs>
              <w:spacing w:after="0" w:line="240" w:lineRule="auto"/>
              <w:ind w:left="0" w:firstLine="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B25612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Корректность начисления коммунальных платежей</w:t>
            </w:r>
          </w:p>
        </w:tc>
        <w:tc>
          <w:tcPr>
            <w:tcW w:w="3260" w:type="dxa"/>
          </w:tcPr>
          <w:p w14:paraId="0BDF899D" w14:textId="77777777" w:rsidR="0015785D" w:rsidRPr="00B25612" w:rsidRDefault="0015785D" w:rsidP="003A3E40">
            <w:pPr>
              <w:spacing w:after="0" w:line="240" w:lineRule="auto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</w:tbl>
    <w:p w14:paraId="676DCEB4" w14:textId="77777777" w:rsidR="0015785D" w:rsidRPr="00B25612" w:rsidRDefault="0015785D" w:rsidP="0015785D">
      <w:pPr>
        <w:numPr>
          <w:ilvl w:val="0"/>
          <w:numId w:val="28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bookmarkStart w:id="71" w:name="_Hlk105439371"/>
      <w:r w:rsidRPr="00B25612">
        <w:rPr>
          <w:rFonts w:ascii="Arial" w:hAnsi="Arial" w:cs="Arial"/>
          <w:sz w:val="24"/>
          <w:szCs w:val="24"/>
        </w:rPr>
        <w:t xml:space="preserve">Оцените по 10-бальной шкале, какова вероятность того, что Вы порекомендуете жилой комплекс, в котором Вы проживаете, своим друзьям, знакомым или коллегам, где 10 баллов – «обязательно порекомендую», 0 – «никогда не порекомендую». </w:t>
      </w:r>
    </w:p>
    <w:p w14:paraId="7A9FB464" w14:textId="77777777" w:rsidR="0015785D" w:rsidRPr="00B25612" w:rsidRDefault="0015785D" w:rsidP="0015785D">
      <w:pPr>
        <w:numPr>
          <w:ilvl w:val="0"/>
          <w:numId w:val="28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 xml:space="preserve">Что необходимо сделать, чтобы ваша оценка жилого комплекса в следующий раз была «10»? </w:t>
      </w:r>
    </w:p>
    <w:p w14:paraId="5BD85AD6" w14:textId="77777777" w:rsidR="0015785D" w:rsidRPr="00B25612" w:rsidRDefault="0015785D" w:rsidP="0015785D">
      <w:pPr>
        <w:spacing w:after="120" w:line="240" w:lineRule="auto"/>
        <w:ind w:left="709"/>
        <w:contextualSpacing/>
        <w:rPr>
          <w:rFonts w:ascii="Arial" w:hAnsi="Arial" w:cs="Arial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>Ответ: _________________</w:t>
      </w:r>
    </w:p>
    <w:bookmarkEnd w:id="71"/>
    <w:p w14:paraId="16219CFC" w14:textId="77777777" w:rsidR="0015785D" w:rsidRPr="00B25612" w:rsidRDefault="0015785D" w:rsidP="0015785D">
      <w:pPr>
        <w:numPr>
          <w:ilvl w:val="0"/>
          <w:numId w:val="28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 xml:space="preserve">Оцените по 10-бальной шкале, какова вероятность того, что Вы порекомендуете управляющую компанию, которая обслуживает Ваш ЖК, своим друзьям, знакомым или коллегам, где 10 баллов – «обязательно порекомендую», 0 – «никогда не порекомендую». </w:t>
      </w:r>
    </w:p>
    <w:p w14:paraId="22902FD6" w14:textId="77777777" w:rsidR="0015785D" w:rsidRPr="00B25612" w:rsidRDefault="0015785D" w:rsidP="0015785D">
      <w:pPr>
        <w:numPr>
          <w:ilvl w:val="0"/>
          <w:numId w:val="28"/>
        </w:numPr>
        <w:tabs>
          <w:tab w:val="left" w:pos="284"/>
        </w:tabs>
        <w:spacing w:before="120" w:after="120" w:line="240" w:lineRule="auto"/>
        <w:ind w:left="0" w:firstLine="0"/>
        <w:jc w:val="both"/>
        <w:rPr>
          <w:rFonts w:ascii="Arial" w:hAnsi="Arial" w:cs="Arial"/>
        </w:rPr>
      </w:pPr>
      <w:r w:rsidRPr="00B25612">
        <w:rPr>
          <w:rFonts w:ascii="Arial" w:hAnsi="Arial" w:cs="Arial"/>
          <w:sz w:val="24"/>
          <w:szCs w:val="24"/>
        </w:rPr>
        <w:t xml:space="preserve">Что необходимо сделать, чтобы ваша оценка УК в следующий раз была 10? </w:t>
      </w:r>
    </w:p>
    <w:p w14:paraId="1087F8BD" w14:textId="77777777" w:rsidR="0015785D" w:rsidRPr="00B25612" w:rsidRDefault="0015785D" w:rsidP="0015785D">
      <w:pPr>
        <w:spacing w:after="120" w:line="240" w:lineRule="auto"/>
        <w:ind w:left="709"/>
        <w:contextualSpacing/>
        <w:rPr>
          <w:rFonts w:ascii="Arial" w:hAnsi="Arial" w:cs="Arial"/>
          <w:sz w:val="24"/>
          <w:szCs w:val="24"/>
        </w:rPr>
      </w:pPr>
      <w:r w:rsidRPr="00B25612">
        <w:rPr>
          <w:rFonts w:ascii="Arial" w:hAnsi="Arial" w:cs="Arial"/>
          <w:sz w:val="24"/>
          <w:szCs w:val="24"/>
        </w:rPr>
        <w:t>Ответ: _________________</w:t>
      </w:r>
    </w:p>
    <w:p w14:paraId="4B5E35E3" w14:textId="77777777" w:rsidR="0015785D" w:rsidRPr="00654F1C" w:rsidRDefault="0015785D" w:rsidP="0015785D">
      <w:pPr>
        <w:numPr>
          <w:ilvl w:val="0"/>
          <w:numId w:val="28"/>
        </w:numPr>
        <w:tabs>
          <w:tab w:val="left" w:pos="142"/>
          <w:tab w:val="left" w:pos="284"/>
          <w:tab w:val="left" w:pos="426"/>
        </w:tabs>
        <w:spacing w:before="120" w:after="120" w:line="240" w:lineRule="auto"/>
        <w:ind w:left="0" w:firstLine="0"/>
        <w:jc w:val="both"/>
        <w:rPr>
          <w:rFonts w:ascii="Arial" w:hAnsi="Arial" w:cs="Arial"/>
          <w:sz w:val="24"/>
          <w:szCs w:val="24"/>
        </w:rPr>
      </w:pPr>
      <w:r w:rsidRPr="005B253E">
        <w:rPr>
          <w:rFonts w:ascii="Arial" w:hAnsi="Arial" w:cs="Arial"/>
          <w:sz w:val="24"/>
          <w:szCs w:val="24"/>
        </w:rPr>
        <w:t>Несколько слов о вас</w:t>
      </w:r>
      <w:r w:rsidRPr="003A6A48">
        <w:rPr>
          <w:rFonts w:ascii="Arial" w:hAnsi="Arial" w:cs="Arial"/>
          <w:sz w:val="24"/>
          <w:szCs w:val="24"/>
        </w:rPr>
        <w:t>: п</w:t>
      </w:r>
      <w:r w:rsidRPr="005B253E">
        <w:rPr>
          <w:rFonts w:ascii="Arial" w:hAnsi="Arial" w:cs="Arial"/>
          <w:sz w:val="24"/>
          <w:szCs w:val="24"/>
        </w:rPr>
        <w:t>ол</w:t>
      </w:r>
      <w:r>
        <w:rPr>
          <w:rFonts w:ascii="Arial" w:hAnsi="Arial" w:cs="Arial"/>
          <w:sz w:val="24"/>
          <w:szCs w:val="24"/>
        </w:rPr>
        <w:t xml:space="preserve"> </w:t>
      </w:r>
      <w:r w:rsidRPr="005B253E">
        <w:rPr>
          <w:rFonts w:ascii="Arial" w:hAnsi="Arial" w:cs="Arial"/>
          <w:sz w:val="24"/>
          <w:szCs w:val="24"/>
        </w:rPr>
        <w:t>:</w:t>
      </w:r>
      <w:r w:rsidRPr="003A6A48">
        <w:rPr>
          <w:rFonts w:ascii="Arial" w:hAnsi="Arial" w:cs="Arial"/>
          <w:sz w:val="24"/>
          <w:szCs w:val="24"/>
        </w:rPr>
        <w:t>_________________, в</w:t>
      </w:r>
      <w:r w:rsidRPr="005B253E">
        <w:rPr>
          <w:rFonts w:ascii="Arial" w:hAnsi="Arial" w:cs="Arial"/>
          <w:sz w:val="24"/>
          <w:szCs w:val="24"/>
        </w:rPr>
        <w:t>озраст:</w:t>
      </w:r>
      <w:r w:rsidRPr="003A6A48">
        <w:rPr>
          <w:rFonts w:ascii="Arial" w:hAnsi="Arial" w:cs="Arial"/>
          <w:sz w:val="24"/>
          <w:szCs w:val="24"/>
        </w:rPr>
        <w:t>___________________.</w:t>
      </w:r>
      <w:r w:rsidRPr="00654F1C">
        <w:rPr>
          <w:rFonts w:ascii="Arial" w:hAnsi="Arial" w:cs="Arial"/>
          <w:sz w:val="24"/>
          <w:szCs w:val="24"/>
        </w:rPr>
        <w:t xml:space="preserve"> </w:t>
      </w:r>
    </w:p>
    <w:p w14:paraId="78462D63" w14:textId="77777777" w:rsidR="0015785D" w:rsidRDefault="0015785D" w:rsidP="0015785D">
      <w:pPr>
        <w:tabs>
          <w:tab w:val="left" w:pos="1134"/>
        </w:tabs>
        <w:spacing w:after="0" w:line="240" w:lineRule="auto"/>
        <w:ind w:firstLine="709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37482CB2" w14:textId="77777777" w:rsidR="0015785D" w:rsidRPr="005C4FF8" w:rsidRDefault="0015785D" w:rsidP="0015785D">
      <w:pPr>
        <w:pStyle w:val="1"/>
        <w:tabs>
          <w:tab w:val="left" w:pos="993"/>
        </w:tabs>
        <w:spacing w:after="120" w:line="240" w:lineRule="auto"/>
        <w:ind w:left="709"/>
        <w:jc w:val="center"/>
        <w:rPr>
          <w:rFonts w:ascii="Arial" w:hAnsi="Arial" w:cs="Arial"/>
          <w:b/>
          <w:color w:val="008066"/>
          <w:sz w:val="28"/>
          <w:lang w:val="ru-RU"/>
        </w:rPr>
      </w:pPr>
      <w:bookmarkStart w:id="72" w:name="_Приложение_4_Памятка"/>
      <w:bookmarkStart w:id="73" w:name="_Приложение_4_Примеры"/>
      <w:bookmarkStart w:id="74" w:name="_Toc168492223"/>
      <w:bookmarkEnd w:id="72"/>
      <w:bookmarkEnd w:id="73"/>
      <w:r w:rsidRPr="005C4FF8">
        <w:rPr>
          <w:rFonts w:ascii="Arial" w:hAnsi="Arial" w:cs="Arial"/>
          <w:b/>
          <w:color w:val="008066"/>
          <w:sz w:val="28"/>
          <w:lang w:val="ru-RU"/>
        </w:rPr>
        <w:lastRenderedPageBreak/>
        <w:t xml:space="preserve">Приложение </w:t>
      </w:r>
      <w:r>
        <w:rPr>
          <w:rFonts w:ascii="Arial" w:hAnsi="Arial" w:cs="Arial"/>
          <w:b/>
          <w:color w:val="008066"/>
          <w:sz w:val="28"/>
          <w:lang w:val="ru-RU"/>
        </w:rPr>
        <w:t>4</w:t>
      </w:r>
      <w:r w:rsidRPr="005C4FF8">
        <w:rPr>
          <w:rFonts w:ascii="Arial" w:hAnsi="Arial" w:cs="Arial"/>
          <w:b/>
          <w:color w:val="008066"/>
          <w:sz w:val="28"/>
          <w:lang w:val="ru-RU"/>
        </w:rPr>
        <w:br/>
      </w:r>
      <w:r w:rsidRPr="00705117">
        <w:rPr>
          <w:rFonts w:ascii="Arial" w:hAnsi="Arial" w:cs="Arial"/>
          <w:b/>
          <w:color w:val="008066"/>
          <w:sz w:val="28"/>
          <w:lang w:val="ru-RU"/>
        </w:rPr>
        <w:t>Пример</w:t>
      </w:r>
      <w:r>
        <w:rPr>
          <w:rFonts w:ascii="Arial" w:hAnsi="Arial" w:cs="Arial"/>
          <w:b/>
          <w:color w:val="008066"/>
          <w:sz w:val="28"/>
          <w:lang w:val="ru-RU"/>
        </w:rPr>
        <w:t>ы</w:t>
      </w:r>
      <w:r w:rsidRPr="00705117">
        <w:rPr>
          <w:rFonts w:ascii="Arial" w:hAnsi="Arial" w:cs="Arial"/>
          <w:b/>
          <w:color w:val="008066"/>
          <w:sz w:val="28"/>
          <w:lang w:val="ru-RU"/>
        </w:rPr>
        <w:t xml:space="preserve"> </w:t>
      </w:r>
      <w:r w:rsidRPr="008A3B5C">
        <w:rPr>
          <w:rFonts w:ascii="Arial" w:hAnsi="Arial" w:cs="Arial"/>
          <w:b/>
          <w:color w:val="008066"/>
          <w:sz w:val="28"/>
          <w:lang w:val="ru-RU"/>
        </w:rPr>
        <w:t xml:space="preserve">параметров </w:t>
      </w:r>
      <w:r w:rsidRPr="00705117">
        <w:rPr>
          <w:rFonts w:ascii="Arial" w:hAnsi="Arial" w:cs="Arial"/>
          <w:b/>
          <w:color w:val="008066"/>
          <w:sz w:val="28"/>
          <w:lang w:val="ru-RU"/>
        </w:rPr>
        <w:t>для замера CSI</w:t>
      </w:r>
      <w:r w:rsidRPr="008A3B5C">
        <w:rPr>
          <w:rFonts w:ascii="Arial" w:hAnsi="Arial" w:cs="Arial"/>
          <w:b/>
          <w:color w:val="008066"/>
          <w:sz w:val="28"/>
          <w:lang w:val="ru-RU"/>
        </w:rPr>
        <w:t>, их группировка и условия определения</w:t>
      </w:r>
      <w:bookmarkEnd w:id="74"/>
      <w:r w:rsidRPr="008A3B5C">
        <w:rPr>
          <w:rFonts w:ascii="Arial" w:hAnsi="Arial" w:cs="Arial"/>
          <w:b/>
          <w:color w:val="008066"/>
          <w:sz w:val="28"/>
          <w:lang w:val="ru-RU"/>
        </w:rPr>
        <w:t xml:space="preserve"> </w:t>
      </w:r>
    </w:p>
    <w:p w14:paraId="66E77AB5" w14:textId="77777777" w:rsidR="0015785D" w:rsidRPr="009E5089" w:rsidRDefault="0015785D" w:rsidP="0015785D">
      <w:pPr>
        <w:pStyle w:val="ab"/>
        <w:numPr>
          <w:ilvl w:val="0"/>
          <w:numId w:val="11"/>
        </w:numPr>
        <w:tabs>
          <w:tab w:val="left" w:pos="993"/>
        </w:tabs>
        <w:spacing w:before="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bookmarkStart w:id="75" w:name="_Hlk129701236"/>
      <w:r w:rsidRPr="009E5089">
        <w:rPr>
          <w:rFonts w:ascii="Arial" w:eastAsiaTheme="minorHAnsi" w:hAnsi="Arial" w:cs="Arial"/>
          <w:sz w:val="24"/>
          <w:szCs w:val="24"/>
          <w:lang w:val="ru-RU"/>
        </w:rPr>
        <w:t>Параметры для замера CSI покупателя:</w:t>
      </w:r>
    </w:p>
    <w:tbl>
      <w:tblPr>
        <w:tblW w:w="10081" w:type="dxa"/>
        <w:tblInd w:w="-5" w:type="dxa"/>
        <w:tbl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7"/>
        <w:gridCol w:w="4689"/>
        <w:gridCol w:w="2552"/>
        <w:gridCol w:w="2273"/>
      </w:tblGrid>
      <w:tr w:rsidR="0015785D" w:rsidRPr="001862E4" w14:paraId="30A9543D" w14:textId="77777777" w:rsidTr="00085D96">
        <w:tc>
          <w:tcPr>
            <w:tcW w:w="567" w:type="dxa"/>
            <w:shd w:val="clear" w:color="auto" w:fill="DBDBDB" w:themeFill="accent3" w:themeFillTint="66"/>
          </w:tcPr>
          <w:p w14:paraId="595B6DFC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4689" w:type="dxa"/>
            <w:shd w:val="clear" w:color="auto" w:fill="DBDBDB" w:themeFill="accent3" w:themeFillTint="66"/>
            <w:vAlign w:val="center"/>
          </w:tcPr>
          <w:p w14:paraId="23973C88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bookmarkStart w:id="76" w:name="_Hlk104471376"/>
            <w:r w:rsidRPr="00020F7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Параметры для оценки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shd w:val="clear" w:color="auto" w:fill="DBDBDB" w:themeFill="accent3" w:themeFillTint="66"/>
            <w:vAlign w:val="center"/>
          </w:tcPr>
          <w:p w14:paraId="7BF9FB07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Условия для определения параметров</w:t>
            </w:r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DBDBDB" w:themeFill="accent3" w:themeFillTint="66"/>
            <w:vAlign w:val="center"/>
          </w:tcPr>
          <w:p w14:paraId="402042A4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Группы параметров для замера CSI покупателя</w:t>
            </w:r>
          </w:p>
        </w:tc>
      </w:tr>
      <w:tr w:rsidR="0015785D" w:rsidRPr="000F2F91" w14:paraId="4FE0C8E8" w14:textId="77777777" w:rsidTr="00EF5E81"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B1166A6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37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tcBorders>
              <w:bottom w:val="single" w:sz="4" w:space="0" w:color="auto"/>
            </w:tcBorders>
          </w:tcPr>
          <w:p w14:paraId="159BDAE1" w14:textId="77777777" w:rsidR="0015785D" w:rsidRPr="00020F7E" w:rsidRDefault="0015785D" w:rsidP="00EF5E8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Репутация Компании</w:t>
            </w:r>
          </w:p>
        </w:tc>
        <w:tc>
          <w:tcPr>
            <w:tcW w:w="2552" w:type="dxa"/>
            <w:vMerge w:val="restart"/>
            <w:tcBorders>
              <w:bottom w:val="double" w:sz="4" w:space="0" w:color="auto"/>
            </w:tcBorders>
            <w:vAlign w:val="center"/>
          </w:tcPr>
          <w:p w14:paraId="1728A4DC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Параметры</w:t>
            </w:r>
            <w:r w:rsidRPr="00884148">
              <w:rPr>
                <w:sz w:val="20"/>
                <w:szCs w:val="20"/>
              </w:rPr>
              <w:t xml:space="preserve"> </w:t>
            </w: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в отношении Компании, которые могут повлиять на выбор объекта </w:t>
            </w:r>
          </w:p>
        </w:tc>
        <w:tc>
          <w:tcPr>
            <w:tcW w:w="2273" w:type="dxa"/>
            <w:vMerge w:val="restart"/>
            <w:vAlign w:val="center"/>
          </w:tcPr>
          <w:p w14:paraId="0D494B77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продукт</w:t>
            </w:r>
          </w:p>
        </w:tc>
      </w:tr>
      <w:tr w:rsidR="0015785D" w:rsidRPr="00020F7E" w14:paraId="09D13BD7" w14:textId="77777777" w:rsidTr="00EF5E81">
        <w:tc>
          <w:tcPr>
            <w:tcW w:w="567" w:type="dxa"/>
            <w:tcBorders>
              <w:bottom w:val="double" w:sz="4" w:space="0" w:color="auto"/>
            </w:tcBorders>
            <w:vAlign w:val="center"/>
          </w:tcPr>
          <w:p w14:paraId="7D883A5A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tcBorders>
              <w:bottom w:val="double" w:sz="4" w:space="0" w:color="auto"/>
            </w:tcBorders>
            <w:vAlign w:val="center"/>
          </w:tcPr>
          <w:p w14:paraId="6E33993C" w14:textId="77777777" w:rsidR="0015785D" w:rsidRPr="00020F7E" w:rsidRDefault="0015785D" w:rsidP="00EF5E8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Известность Компании</w:t>
            </w:r>
          </w:p>
        </w:tc>
        <w:tc>
          <w:tcPr>
            <w:tcW w:w="2552" w:type="dxa"/>
            <w:vMerge/>
            <w:tcBorders>
              <w:bottom w:val="single" w:sz="4" w:space="0" w:color="auto"/>
            </w:tcBorders>
          </w:tcPr>
          <w:p w14:paraId="4C8A8D74" w14:textId="77777777" w:rsidR="0015785D" w:rsidRPr="00884148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vAlign w:val="center"/>
          </w:tcPr>
          <w:p w14:paraId="7A618250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1862E4" w14:paraId="2D380041" w14:textId="77777777" w:rsidTr="00EF5E81">
        <w:tc>
          <w:tcPr>
            <w:tcW w:w="567" w:type="dxa"/>
            <w:tcBorders>
              <w:top w:val="double" w:sz="4" w:space="0" w:color="auto"/>
            </w:tcBorders>
            <w:vAlign w:val="center"/>
          </w:tcPr>
          <w:p w14:paraId="3AF1557D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tcBorders>
              <w:top w:val="double" w:sz="4" w:space="0" w:color="auto"/>
            </w:tcBorders>
            <w:vAlign w:val="bottom"/>
          </w:tcPr>
          <w:p w14:paraId="57696098" w14:textId="77777777" w:rsidR="0015785D" w:rsidRPr="00020F7E" w:rsidRDefault="0015785D" w:rsidP="00EF5E81">
            <w:pPr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Удобное местоположение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ЖК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00AB8C4D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Параметры</w:t>
            </w:r>
            <w:r w:rsidRPr="00884148">
              <w:rPr>
                <w:sz w:val="20"/>
                <w:szCs w:val="20"/>
              </w:rPr>
              <w:t xml:space="preserve"> </w:t>
            </w: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 отношении продукта, по которым клиенты оценивают выбранный для покупки объект</w:t>
            </w:r>
          </w:p>
        </w:tc>
        <w:tc>
          <w:tcPr>
            <w:tcW w:w="2273" w:type="dxa"/>
            <w:vMerge/>
            <w:vAlign w:val="center"/>
          </w:tcPr>
          <w:p w14:paraId="50321AB9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1862E4" w14:paraId="34A56E8F" w14:textId="77777777" w:rsidTr="00EF5E81">
        <w:tc>
          <w:tcPr>
            <w:tcW w:w="567" w:type="dxa"/>
            <w:vAlign w:val="center"/>
          </w:tcPr>
          <w:p w14:paraId="586E82C5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vAlign w:val="bottom"/>
          </w:tcPr>
          <w:p w14:paraId="229BB282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Концептуальное решение проекта (в том числе идея, архитектура ЖК)</w:t>
            </w:r>
          </w:p>
        </w:tc>
        <w:tc>
          <w:tcPr>
            <w:tcW w:w="2552" w:type="dxa"/>
            <w:vMerge/>
            <w:tcBorders>
              <w:bottom w:val="double" w:sz="4" w:space="0" w:color="auto"/>
            </w:tcBorders>
          </w:tcPr>
          <w:p w14:paraId="4A1BF121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vAlign w:val="center"/>
          </w:tcPr>
          <w:p w14:paraId="2CFE58E7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4A0EB51A" w14:textId="77777777" w:rsidTr="00EF5E81">
        <w:tc>
          <w:tcPr>
            <w:tcW w:w="567" w:type="dxa"/>
            <w:vAlign w:val="center"/>
          </w:tcPr>
          <w:p w14:paraId="498F3938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vAlign w:val="bottom"/>
          </w:tcPr>
          <w:p w14:paraId="1692E7F2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Благоустройство двора</w:t>
            </w:r>
          </w:p>
        </w:tc>
        <w:tc>
          <w:tcPr>
            <w:tcW w:w="2552" w:type="dxa"/>
            <w:vMerge/>
            <w:tcBorders>
              <w:bottom w:val="double" w:sz="4" w:space="0" w:color="auto"/>
            </w:tcBorders>
          </w:tcPr>
          <w:p w14:paraId="1CD8F726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vAlign w:val="center"/>
          </w:tcPr>
          <w:p w14:paraId="4A8E242D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13909742" w14:textId="77777777" w:rsidTr="00EF5E81">
        <w:tc>
          <w:tcPr>
            <w:tcW w:w="567" w:type="dxa"/>
            <w:vAlign w:val="center"/>
          </w:tcPr>
          <w:p w14:paraId="31468FB9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vAlign w:val="bottom"/>
          </w:tcPr>
          <w:p w14:paraId="7B04678C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Рациональные планировки квартиры</w:t>
            </w:r>
          </w:p>
        </w:tc>
        <w:tc>
          <w:tcPr>
            <w:tcW w:w="2552" w:type="dxa"/>
            <w:vMerge/>
            <w:tcBorders>
              <w:bottom w:val="double" w:sz="4" w:space="0" w:color="auto"/>
            </w:tcBorders>
          </w:tcPr>
          <w:p w14:paraId="730560AA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vAlign w:val="center"/>
          </w:tcPr>
          <w:p w14:paraId="305A4EDF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32F2DD64" w14:textId="77777777" w:rsidTr="00EF5E81">
        <w:tc>
          <w:tcPr>
            <w:tcW w:w="567" w:type="dxa"/>
            <w:vAlign w:val="center"/>
          </w:tcPr>
          <w:p w14:paraId="2D077514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vAlign w:val="bottom"/>
          </w:tcPr>
          <w:p w14:paraId="1223394A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Безопасность дома</w:t>
            </w:r>
          </w:p>
        </w:tc>
        <w:tc>
          <w:tcPr>
            <w:tcW w:w="2552" w:type="dxa"/>
            <w:vMerge/>
            <w:tcBorders>
              <w:bottom w:val="double" w:sz="4" w:space="0" w:color="auto"/>
            </w:tcBorders>
          </w:tcPr>
          <w:p w14:paraId="6C59881F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vAlign w:val="center"/>
          </w:tcPr>
          <w:p w14:paraId="41C80EF6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1862E4" w14:paraId="5C254EF0" w14:textId="77777777" w:rsidTr="00EF5E81">
        <w:tc>
          <w:tcPr>
            <w:tcW w:w="567" w:type="dxa"/>
            <w:vAlign w:val="center"/>
          </w:tcPr>
          <w:p w14:paraId="2A241FFE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vAlign w:val="bottom"/>
          </w:tcPr>
          <w:p w14:paraId="46EC24DF" w14:textId="2F1750C5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материалов отделки квартиры</w:t>
            </w:r>
          </w:p>
        </w:tc>
        <w:tc>
          <w:tcPr>
            <w:tcW w:w="2552" w:type="dxa"/>
            <w:vMerge/>
            <w:tcBorders>
              <w:bottom w:val="double" w:sz="4" w:space="0" w:color="auto"/>
            </w:tcBorders>
          </w:tcPr>
          <w:p w14:paraId="6C4F516E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vAlign w:val="center"/>
          </w:tcPr>
          <w:p w14:paraId="39F3E1AC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513420CF" w14:textId="77777777" w:rsidTr="00EF5E81"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1E5223A8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tcBorders>
              <w:bottom w:val="single" w:sz="4" w:space="0" w:color="auto"/>
            </w:tcBorders>
            <w:vAlign w:val="bottom"/>
          </w:tcPr>
          <w:p w14:paraId="502EAF09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Современные инженерные решения</w:t>
            </w:r>
          </w:p>
        </w:tc>
        <w:tc>
          <w:tcPr>
            <w:tcW w:w="2552" w:type="dxa"/>
            <w:vMerge/>
            <w:tcBorders>
              <w:bottom w:val="double" w:sz="4" w:space="0" w:color="auto"/>
            </w:tcBorders>
          </w:tcPr>
          <w:p w14:paraId="29FDBF4B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vAlign w:val="center"/>
          </w:tcPr>
          <w:p w14:paraId="06A05D9E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866F47" w14:paraId="775199B2" w14:textId="77777777" w:rsidTr="00EF5E81">
        <w:tc>
          <w:tcPr>
            <w:tcW w:w="567" w:type="dxa"/>
            <w:tcBorders>
              <w:bottom w:val="double" w:sz="4" w:space="0" w:color="auto"/>
            </w:tcBorders>
            <w:vAlign w:val="center"/>
          </w:tcPr>
          <w:p w14:paraId="57DB77B2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98BC0FB" w14:textId="4C0CD32A" w:rsidR="0015785D" w:rsidRPr="00380BA1" w:rsidRDefault="000561AF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highlight w:val="yellow"/>
                <w:lang w:eastAsia="ru-RU"/>
              </w:rPr>
            </w:pPr>
            <w:r w:rsidRPr="000561A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Обслуживание объекта в собственной УК</w:t>
            </w:r>
          </w:p>
        </w:tc>
        <w:tc>
          <w:tcPr>
            <w:tcW w:w="2552" w:type="dxa"/>
            <w:vMerge/>
            <w:tcBorders>
              <w:bottom w:val="double" w:sz="4" w:space="0" w:color="auto"/>
            </w:tcBorders>
          </w:tcPr>
          <w:p w14:paraId="21772471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bottom w:val="double" w:sz="4" w:space="0" w:color="auto"/>
            </w:tcBorders>
            <w:vAlign w:val="center"/>
          </w:tcPr>
          <w:p w14:paraId="72BDD2EC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F2F91" w14:paraId="2E702D8B" w14:textId="77777777" w:rsidTr="00EF5E81">
        <w:tc>
          <w:tcPr>
            <w:tcW w:w="567" w:type="dxa"/>
            <w:tcBorders>
              <w:top w:val="double" w:sz="4" w:space="0" w:color="auto"/>
            </w:tcBorders>
            <w:vAlign w:val="center"/>
          </w:tcPr>
          <w:p w14:paraId="10824C82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tcBorders>
              <w:top w:val="double" w:sz="4" w:space="0" w:color="auto"/>
            </w:tcBorders>
            <w:vAlign w:val="bottom"/>
          </w:tcPr>
          <w:p w14:paraId="71BDE107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</w:pPr>
            <w:proofErr w:type="spellStart"/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Экспертность</w:t>
            </w:r>
            <w:proofErr w:type="spellEnd"/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консультаций</w:t>
            </w:r>
          </w:p>
        </w:tc>
        <w:tc>
          <w:tcPr>
            <w:tcW w:w="2552" w:type="dxa"/>
            <w:vMerge w:val="restart"/>
            <w:tcBorders>
              <w:top w:val="double" w:sz="4" w:space="0" w:color="auto"/>
            </w:tcBorders>
            <w:vAlign w:val="center"/>
          </w:tcPr>
          <w:p w14:paraId="1C6EC687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Параметры</w:t>
            </w:r>
            <w:r w:rsidRPr="00884148">
              <w:rPr>
                <w:sz w:val="20"/>
                <w:szCs w:val="20"/>
              </w:rPr>
              <w:t xml:space="preserve"> </w:t>
            </w: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в отношении услуги по продаже, по которым клиенты оценивают сервис отдела продаж АН </w:t>
            </w:r>
          </w:p>
        </w:tc>
        <w:tc>
          <w:tcPr>
            <w:tcW w:w="2273" w:type="dxa"/>
            <w:vMerge w:val="restart"/>
            <w:tcBorders>
              <w:top w:val="double" w:sz="4" w:space="0" w:color="auto"/>
            </w:tcBorders>
            <w:vAlign w:val="center"/>
          </w:tcPr>
          <w:p w14:paraId="60C2DB9E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сервис</w:t>
            </w:r>
          </w:p>
        </w:tc>
      </w:tr>
      <w:tr w:rsidR="0015785D" w:rsidRPr="00020F7E" w14:paraId="3A269F62" w14:textId="77777777" w:rsidTr="00EF5E81">
        <w:tc>
          <w:tcPr>
            <w:tcW w:w="567" w:type="dxa"/>
            <w:vAlign w:val="center"/>
          </w:tcPr>
          <w:p w14:paraId="208FEB9D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vAlign w:val="bottom"/>
          </w:tcPr>
          <w:p w14:paraId="4C4EAFC4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Доброжелательность персонала</w:t>
            </w:r>
          </w:p>
        </w:tc>
        <w:tc>
          <w:tcPr>
            <w:tcW w:w="2552" w:type="dxa"/>
            <w:vMerge/>
          </w:tcPr>
          <w:p w14:paraId="01B9C1DB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</w:tcPr>
          <w:p w14:paraId="4E4EA541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0BC08BD5" w14:textId="77777777" w:rsidTr="00EF5E81">
        <w:tc>
          <w:tcPr>
            <w:tcW w:w="567" w:type="dxa"/>
            <w:vAlign w:val="center"/>
          </w:tcPr>
          <w:p w14:paraId="76BD4B3D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vAlign w:val="bottom"/>
          </w:tcPr>
          <w:p w14:paraId="56FC5ECA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>Оперативная реакция на запросы</w:t>
            </w:r>
          </w:p>
        </w:tc>
        <w:tc>
          <w:tcPr>
            <w:tcW w:w="2552" w:type="dxa"/>
            <w:vMerge/>
          </w:tcPr>
          <w:p w14:paraId="2ACD607F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</w:tcPr>
          <w:p w14:paraId="23FBBE4E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1B33BBFC" w14:textId="77777777" w:rsidTr="00EF5E81">
        <w:tc>
          <w:tcPr>
            <w:tcW w:w="567" w:type="dxa"/>
            <w:vAlign w:val="center"/>
          </w:tcPr>
          <w:p w14:paraId="74C12784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shd w:val="clear" w:color="auto" w:fill="auto"/>
            <w:vAlign w:val="bottom"/>
          </w:tcPr>
          <w:p w14:paraId="3115FB8C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Удовлетворенность ценой/ стоимость в рамках рыночной</w:t>
            </w:r>
          </w:p>
        </w:tc>
        <w:tc>
          <w:tcPr>
            <w:tcW w:w="2552" w:type="dxa"/>
            <w:vMerge/>
          </w:tcPr>
          <w:p w14:paraId="336008CB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</w:tcPr>
          <w:p w14:paraId="063E32E9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1862E4" w14:paraId="269EA6DD" w14:textId="77777777" w:rsidTr="00EF5E81"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2ABF73E3" w14:textId="77777777" w:rsidR="0015785D" w:rsidRPr="00020F7E" w:rsidRDefault="0015785D" w:rsidP="00EF5E81">
            <w:pPr>
              <w:numPr>
                <w:ilvl w:val="0"/>
                <w:numId w:val="41"/>
              </w:numPr>
              <w:ind w:left="0" w:firstLine="0"/>
              <w:contextualSpacing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468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DCD8DEE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Гибкие условия покупки (ипотека, рассрочка, трейд-ин)</w:t>
            </w:r>
          </w:p>
        </w:tc>
        <w:tc>
          <w:tcPr>
            <w:tcW w:w="2552" w:type="dxa"/>
            <w:vMerge/>
            <w:tcBorders>
              <w:bottom w:val="single" w:sz="4" w:space="0" w:color="auto"/>
            </w:tcBorders>
          </w:tcPr>
          <w:p w14:paraId="21CA9B5C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73" w:type="dxa"/>
            <w:vMerge/>
            <w:tcBorders>
              <w:bottom w:val="single" w:sz="4" w:space="0" w:color="auto"/>
            </w:tcBorders>
          </w:tcPr>
          <w:p w14:paraId="74B6DF3A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</w:tbl>
    <w:bookmarkEnd w:id="76"/>
    <w:p w14:paraId="2F742A41" w14:textId="77777777" w:rsidR="0015785D" w:rsidRPr="009E5089" w:rsidRDefault="0015785D" w:rsidP="0015785D">
      <w:pPr>
        <w:pStyle w:val="ab"/>
        <w:numPr>
          <w:ilvl w:val="0"/>
          <w:numId w:val="11"/>
        </w:numPr>
        <w:tabs>
          <w:tab w:val="left" w:pos="993"/>
        </w:tabs>
        <w:spacing w:before="240" w:after="0" w:line="240" w:lineRule="auto"/>
        <w:ind w:left="0" w:firstLine="709"/>
        <w:rPr>
          <w:rFonts w:ascii="Arial" w:eastAsiaTheme="minorHAnsi" w:hAnsi="Arial" w:cs="Arial"/>
          <w:sz w:val="24"/>
          <w:szCs w:val="24"/>
          <w:lang w:val="ru-RU"/>
        </w:rPr>
      </w:pPr>
      <w:r w:rsidRPr="009E5089">
        <w:rPr>
          <w:rFonts w:ascii="Arial" w:eastAsiaTheme="minorHAnsi" w:hAnsi="Arial" w:cs="Arial"/>
          <w:sz w:val="24"/>
          <w:szCs w:val="24"/>
          <w:lang w:val="ru-RU"/>
        </w:rPr>
        <w:t>Параметры для замера CSI новосела</w:t>
      </w:r>
      <w:r>
        <w:rPr>
          <w:rFonts w:ascii="Arial" w:eastAsiaTheme="minorHAnsi" w:hAnsi="Arial" w:cs="Arial"/>
          <w:sz w:val="24"/>
          <w:szCs w:val="24"/>
          <w:lang w:val="ru-RU"/>
        </w:rPr>
        <w:t>:</w:t>
      </w:r>
    </w:p>
    <w:tbl>
      <w:tblPr>
        <w:tblW w:w="1006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1"/>
        <w:gridCol w:w="4684"/>
        <w:gridCol w:w="2552"/>
        <w:gridCol w:w="2268"/>
      </w:tblGrid>
      <w:tr w:rsidR="0015785D" w:rsidRPr="001862E4" w14:paraId="44A7276F" w14:textId="77777777" w:rsidTr="00085D96">
        <w:trPr>
          <w:tblHeader/>
        </w:trPr>
        <w:tc>
          <w:tcPr>
            <w:tcW w:w="561" w:type="dxa"/>
            <w:shd w:val="clear" w:color="auto" w:fill="DBDBDB" w:themeFill="accent3" w:themeFillTint="66"/>
          </w:tcPr>
          <w:p w14:paraId="1685BB69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4684" w:type="dxa"/>
            <w:shd w:val="clear" w:color="auto" w:fill="DBDBDB" w:themeFill="accent3" w:themeFillTint="66"/>
            <w:vAlign w:val="center"/>
          </w:tcPr>
          <w:p w14:paraId="23735CAD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Параметры для оценки</w:t>
            </w:r>
          </w:p>
        </w:tc>
        <w:tc>
          <w:tcPr>
            <w:tcW w:w="2552" w:type="dxa"/>
            <w:shd w:val="clear" w:color="auto" w:fill="DBDBDB" w:themeFill="accent3" w:themeFillTint="66"/>
            <w:vAlign w:val="center"/>
          </w:tcPr>
          <w:p w14:paraId="1BB70ECC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Условия для определения параметров</w:t>
            </w:r>
          </w:p>
        </w:tc>
        <w:tc>
          <w:tcPr>
            <w:tcW w:w="2268" w:type="dxa"/>
            <w:shd w:val="clear" w:color="auto" w:fill="DBDBDB" w:themeFill="accent3" w:themeFillTint="66"/>
            <w:vAlign w:val="center"/>
          </w:tcPr>
          <w:p w14:paraId="58BF798E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Группы параметров для замера CSI новосела</w:t>
            </w:r>
          </w:p>
        </w:tc>
      </w:tr>
      <w:tr w:rsidR="0015785D" w:rsidRPr="000F2F91" w14:paraId="3E4717AD" w14:textId="77777777" w:rsidTr="003A3E40">
        <w:tc>
          <w:tcPr>
            <w:tcW w:w="561" w:type="dxa"/>
            <w:vAlign w:val="center"/>
          </w:tcPr>
          <w:p w14:paraId="5BA0A7E9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3D5686A3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Удобное </w:t>
            </w:r>
            <w:r w:rsidRPr="00884148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местоположение ЖК</w:t>
            </w:r>
            <w:r w:rsidRPr="00020F7E">
              <w:rPr>
                <w:rFonts w:ascii="Arial" w:eastAsia="Times New Roman" w:hAnsi="Arial" w:cs="Arial"/>
                <w:strike/>
                <w:sz w:val="20"/>
                <w:szCs w:val="20"/>
                <w:lang w:eastAsia="ru-RU"/>
              </w:rPr>
              <w:t xml:space="preserve"> </w:t>
            </w:r>
          </w:p>
        </w:tc>
        <w:tc>
          <w:tcPr>
            <w:tcW w:w="2552" w:type="dxa"/>
            <w:vMerge w:val="restart"/>
            <w:vAlign w:val="center"/>
          </w:tcPr>
          <w:p w14:paraId="3B77F1C2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Параметры в отношении продукта, по которым клиенты оценивают готовый объект</w:t>
            </w:r>
          </w:p>
        </w:tc>
        <w:tc>
          <w:tcPr>
            <w:tcW w:w="2268" w:type="dxa"/>
            <w:vMerge w:val="restart"/>
            <w:vAlign w:val="center"/>
          </w:tcPr>
          <w:p w14:paraId="03827174" w14:textId="77777777" w:rsidR="0015785D" w:rsidRPr="00020F7E" w:rsidRDefault="0015785D" w:rsidP="00EF5E81">
            <w:pPr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продукт</w:t>
            </w:r>
          </w:p>
        </w:tc>
      </w:tr>
      <w:tr w:rsidR="0015785D" w:rsidRPr="001862E4" w14:paraId="1DB4E0F1" w14:textId="77777777" w:rsidTr="003A3E40">
        <w:tc>
          <w:tcPr>
            <w:tcW w:w="561" w:type="dxa"/>
            <w:vAlign w:val="center"/>
          </w:tcPr>
          <w:p w14:paraId="48642BF4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45F6FCE4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Концептуальное решение проекта (в том числе идея, архитектура </w:t>
            </w: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ЖК</w:t>
            </w: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2552" w:type="dxa"/>
            <w:vMerge/>
          </w:tcPr>
          <w:p w14:paraId="2F509B15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425A4FD1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1233B4BF" w14:textId="77777777" w:rsidTr="003A3E40">
        <w:tc>
          <w:tcPr>
            <w:tcW w:w="561" w:type="dxa"/>
            <w:vAlign w:val="center"/>
          </w:tcPr>
          <w:p w14:paraId="3F263320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37842798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Благоустройство двора</w:t>
            </w:r>
          </w:p>
        </w:tc>
        <w:tc>
          <w:tcPr>
            <w:tcW w:w="2552" w:type="dxa"/>
            <w:vMerge/>
          </w:tcPr>
          <w:p w14:paraId="63EFCB4E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01576E6B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7DDD1679" w14:textId="77777777" w:rsidTr="003A3E40">
        <w:tc>
          <w:tcPr>
            <w:tcW w:w="561" w:type="dxa"/>
            <w:vAlign w:val="center"/>
          </w:tcPr>
          <w:p w14:paraId="64A9CDDD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614B91C1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Безопасность дома</w:t>
            </w:r>
          </w:p>
        </w:tc>
        <w:tc>
          <w:tcPr>
            <w:tcW w:w="2552" w:type="dxa"/>
            <w:vMerge/>
          </w:tcPr>
          <w:p w14:paraId="2B238204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0C3F9252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1862E4" w14:paraId="54ECFD2B" w14:textId="77777777" w:rsidTr="003A3E40">
        <w:tc>
          <w:tcPr>
            <w:tcW w:w="561" w:type="dxa"/>
            <w:vAlign w:val="center"/>
          </w:tcPr>
          <w:p w14:paraId="25B41320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084E6D26" w14:textId="2C826A3D" w:rsidR="0015785D" w:rsidRPr="00086640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86640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Качество материалов отделки квартиры </w:t>
            </w:r>
          </w:p>
        </w:tc>
        <w:tc>
          <w:tcPr>
            <w:tcW w:w="2552" w:type="dxa"/>
            <w:vMerge/>
          </w:tcPr>
          <w:p w14:paraId="43BDF8F6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6A04CB02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1862E4" w14:paraId="64A54BC5" w14:textId="77777777" w:rsidTr="003A3E40">
        <w:tc>
          <w:tcPr>
            <w:tcW w:w="561" w:type="dxa"/>
            <w:vAlign w:val="center"/>
          </w:tcPr>
          <w:p w14:paraId="22B9349D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36242448" w14:textId="6AE90AA3" w:rsidR="0015785D" w:rsidRPr="00086640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86640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работ по отделке квартиры</w:t>
            </w:r>
          </w:p>
        </w:tc>
        <w:tc>
          <w:tcPr>
            <w:tcW w:w="2552" w:type="dxa"/>
            <w:vMerge/>
          </w:tcPr>
          <w:p w14:paraId="2390AF4E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00A21251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39988A45" w14:textId="77777777" w:rsidTr="003A3E40">
        <w:tc>
          <w:tcPr>
            <w:tcW w:w="561" w:type="dxa"/>
            <w:vAlign w:val="center"/>
          </w:tcPr>
          <w:p w14:paraId="3458B410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4A00938B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Современные инженерные решения</w:t>
            </w:r>
          </w:p>
        </w:tc>
        <w:tc>
          <w:tcPr>
            <w:tcW w:w="2552" w:type="dxa"/>
            <w:vMerge/>
          </w:tcPr>
          <w:p w14:paraId="13290B26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289D6781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2A9099EC" w14:textId="77777777" w:rsidTr="003A3E40">
        <w:tc>
          <w:tcPr>
            <w:tcW w:w="561" w:type="dxa"/>
            <w:vAlign w:val="center"/>
          </w:tcPr>
          <w:p w14:paraId="2BFD3AB5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2CC1E9BA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оконных конструкций и балконных дверей</w:t>
            </w:r>
          </w:p>
        </w:tc>
        <w:tc>
          <w:tcPr>
            <w:tcW w:w="2552" w:type="dxa"/>
            <w:vMerge/>
          </w:tcPr>
          <w:p w14:paraId="26305259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26D3E8A4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39B17245" w14:textId="77777777" w:rsidTr="003A3E40">
        <w:tc>
          <w:tcPr>
            <w:tcW w:w="561" w:type="dxa"/>
            <w:vAlign w:val="center"/>
          </w:tcPr>
          <w:p w14:paraId="086DAB02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72462F02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сантехники, труб и гидроизоляции</w:t>
            </w:r>
          </w:p>
        </w:tc>
        <w:tc>
          <w:tcPr>
            <w:tcW w:w="2552" w:type="dxa"/>
            <w:vMerge/>
          </w:tcPr>
          <w:p w14:paraId="09866447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03C1B7B6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2B326BA0" w14:textId="77777777" w:rsidTr="003A3E40">
        <w:tc>
          <w:tcPr>
            <w:tcW w:w="561" w:type="dxa"/>
            <w:vAlign w:val="center"/>
          </w:tcPr>
          <w:p w14:paraId="6779A0E6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shd w:val="clear" w:color="auto" w:fill="auto"/>
            <w:vAlign w:val="bottom"/>
          </w:tcPr>
          <w:p w14:paraId="401E7D9B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работы вентиляции</w:t>
            </w:r>
          </w:p>
        </w:tc>
        <w:tc>
          <w:tcPr>
            <w:tcW w:w="2552" w:type="dxa"/>
            <w:vMerge/>
          </w:tcPr>
          <w:p w14:paraId="6CC58C48" w14:textId="77777777" w:rsidR="0015785D" w:rsidRPr="00884148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71A3925A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21C1755C" w14:textId="77777777" w:rsidTr="003A3E40">
        <w:tc>
          <w:tcPr>
            <w:tcW w:w="561" w:type="dxa"/>
            <w:vAlign w:val="center"/>
          </w:tcPr>
          <w:p w14:paraId="4857A660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shd w:val="clear" w:color="auto" w:fill="auto"/>
            <w:vAlign w:val="bottom"/>
          </w:tcPr>
          <w:p w14:paraId="65969521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Дизайн и качество отделки мест общего пользования</w:t>
            </w:r>
          </w:p>
        </w:tc>
        <w:tc>
          <w:tcPr>
            <w:tcW w:w="2552" w:type="dxa"/>
            <w:vMerge/>
          </w:tcPr>
          <w:p w14:paraId="5CE3EE2D" w14:textId="77777777" w:rsidR="0015785D" w:rsidRPr="00884148" w:rsidRDefault="0015785D" w:rsidP="00EF5E81">
            <w:pPr>
              <w:ind w:left="36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  <w:vAlign w:val="center"/>
          </w:tcPr>
          <w:p w14:paraId="2F35105C" w14:textId="77777777" w:rsidR="0015785D" w:rsidRPr="00020F7E" w:rsidRDefault="0015785D" w:rsidP="00EF5E81">
            <w:pPr>
              <w:ind w:left="36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F2F91" w14:paraId="73D22F69" w14:textId="77777777" w:rsidTr="003A3E40">
        <w:tc>
          <w:tcPr>
            <w:tcW w:w="561" w:type="dxa"/>
            <w:vAlign w:val="center"/>
          </w:tcPr>
          <w:p w14:paraId="15C01F65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shd w:val="clear" w:color="auto" w:fill="auto"/>
            <w:vAlign w:val="center"/>
          </w:tcPr>
          <w:p w14:paraId="0681186C" w14:textId="339CD602" w:rsidR="0015785D" w:rsidRPr="00380BA1" w:rsidRDefault="000561AF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highlight w:val="yellow"/>
                <w:lang w:eastAsia="ru-RU"/>
              </w:rPr>
            </w:pPr>
            <w:r w:rsidRPr="000561AF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Обслуживание объекта в собственной УК</w:t>
            </w:r>
          </w:p>
        </w:tc>
        <w:tc>
          <w:tcPr>
            <w:tcW w:w="2552" w:type="dxa"/>
            <w:vMerge w:val="restart"/>
            <w:vAlign w:val="center"/>
          </w:tcPr>
          <w:p w14:paraId="21929997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Параметры в отношении</w:t>
            </w:r>
            <w:r w:rsidRPr="00884148">
              <w:rPr>
                <w:sz w:val="20"/>
                <w:szCs w:val="20"/>
              </w:rPr>
              <w:t xml:space="preserve"> </w:t>
            </w: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услуги по передаче квартиры, по которым клиенты оценивают приёмку квартиры</w:t>
            </w:r>
          </w:p>
        </w:tc>
        <w:tc>
          <w:tcPr>
            <w:tcW w:w="2268" w:type="dxa"/>
            <w:vMerge w:val="restart"/>
            <w:vAlign w:val="center"/>
          </w:tcPr>
          <w:p w14:paraId="101AEBBB" w14:textId="77777777" w:rsidR="0015785D" w:rsidRPr="00020F7E" w:rsidRDefault="0015785D" w:rsidP="00EF5E81">
            <w:pPr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сервис</w:t>
            </w:r>
          </w:p>
        </w:tc>
      </w:tr>
      <w:tr w:rsidR="0015785D" w:rsidRPr="00020F7E" w14:paraId="771636B0" w14:textId="77777777" w:rsidTr="003A3E40">
        <w:tc>
          <w:tcPr>
            <w:tcW w:w="561" w:type="dxa"/>
            <w:vAlign w:val="center"/>
          </w:tcPr>
          <w:p w14:paraId="6171BE1D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639738D2" w14:textId="0ED2ADB2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Оперативность устранения замечаний</w:t>
            </w:r>
            <w:r w:rsidR="00086640">
              <w:t xml:space="preserve"> </w:t>
            </w:r>
            <w:r w:rsidR="00086640" w:rsidRPr="003A3B9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при приёмке</w:t>
            </w:r>
          </w:p>
        </w:tc>
        <w:tc>
          <w:tcPr>
            <w:tcW w:w="2552" w:type="dxa"/>
            <w:vMerge/>
          </w:tcPr>
          <w:p w14:paraId="3B6BCBC6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</w:tcPr>
          <w:p w14:paraId="31752B98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768FF766" w14:textId="77777777" w:rsidTr="003A3E40">
        <w:tc>
          <w:tcPr>
            <w:tcW w:w="561" w:type="dxa"/>
            <w:vAlign w:val="center"/>
          </w:tcPr>
          <w:p w14:paraId="2A3D014A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01673766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Качество устранения замечаний</w:t>
            </w:r>
          </w:p>
        </w:tc>
        <w:tc>
          <w:tcPr>
            <w:tcW w:w="2552" w:type="dxa"/>
            <w:vMerge/>
          </w:tcPr>
          <w:p w14:paraId="6FC4EA6A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</w:tcPr>
          <w:p w14:paraId="7061E4B5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699BE816" w14:textId="77777777" w:rsidTr="003A3E40">
        <w:tc>
          <w:tcPr>
            <w:tcW w:w="561" w:type="dxa"/>
            <w:vAlign w:val="center"/>
          </w:tcPr>
          <w:p w14:paraId="0C1309CE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516BE027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</w:pPr>
            <w:proofErr w:type="spellStart"/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Экспертность</w:t>
            </w:r>
            <w:proofErr w:type="spellEnd"/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 xml:space="preserve"> персонала в процессе передачи</w:t>
            </w:r>
          </w:p>
        </w:tc>
        <w:tc>
          <w:tcPr>
            <w:tcW w:w="2552" w:type="dxa"/>
            <w:vMerge/>
          </w:tcPr>
          <w:p w14:paraId="32831A7A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</w:tcPr>
          <w:p w14:paraId="6A9B79C8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662D79C0" w14:textId="77777777" w:rsidTr="003A3E40">
        <w:tc>
          <w:tcPr>
            <w:tcW w:w="561" w:type="dxa"/>
            <w:vAlign w:val="center"/>
          </w:tcPr>
          <w:p w14:paraId="1D238C8E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vAlign w:val="bottom"/>
          </w:tcPr>
          <w:p w14:paraId="77D3E106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Доброжелательность персонала</w:t>
            </w:r>
          </w:p>
        </w:tc>
        <w:tc>
          <w:tcPr>
            <w:tcW w:w="2552" w:type="dxa"/>
            <w:vMerge/>
          </w:tcPr>
          <w:p w14:paraId="166CA149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</w:tcPr>
          <w:p w14:paraId="60743BF8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5FA2A8E7" w14:textId="77777777" w:rsidTr="003A3E40">
        <w:tc>
          <w:tcPr>
            <w:tcW w:w="561" w:type="dxa"/>
            <w:vAlign w:val="center"/>
          </w:tcPr>
          <w:p w14:paraId="79A4A0B9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shd w:val="clear" w:color="auto" w:fill="auto"/>
            <w:vAlign w:val="bottom"/>
          </w:tcPr>
          <w:p w14:paraId="3BB6E194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подготовки документов</w:t>
            </w:r>
          </w:p>
        </w:tc>
        <w:tc>
          <w:tcPr>
            <w:tcW w:w="2552" w:type="dxa"/>
            <w:vMerge/>
          </w:tcPr>
          <w:p w14:paraId="71F8B4B8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</w:tcPr>
          <w:p w14:paraId="6D39DB65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  <w:tr w:rsidR="0015785D" w:rsidRPr="00020F7E" w14:paraId="63832062" w14:textId="77777777" w:rsidTr="003A3E40">
        <w:tc>
          <w:tcPr>
            <w:tcW w:w="561" w:type="dxa"/>
            <w:vAlign w:val="center"/>
          </w:tcPr>
          <w:p w14:paraId="7E367F74" w14:textId="77777777" w:rsidR="0015785D" w:rsidRPr="00020F7E" w:rsidRDefault="0015785D" w:rsidP="00EF5E81">
            <w:pPr>
              <w:numPr>
                <w:ilvl w:val="0"/>
                <w:numId w:val="14"/>
              </w:numPr>
              <w:ind w:left="33" w:firstLine="0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684" w:type="dxa"/>
            <w:shd w:val="clear" w:color="auto" w:fill="auto"/>
            <w:vAlign w:val="bottom"/>
          </w:tcPr>
          <w:p w14:paraId="0BC487AB" w14:textId="77777777" w:rsidR="0015785D" w:rsidRPr="00020F7E" w:rsidRDefault="0015785D" w:rsidP="00EF5E81">
            <w:pPr>
              <w:ind w:left="34" w:hanging="5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Оперативность подготовки документов</w:t>
            </w:r>
          </w:p>
        </w:tc>
        <w:tc>
          <w:tcPr>
            <w:tcW w:w="2552" w:type="dxa"/>
            <w:vMerge/>
          </w:tcPr>
          <w:p w14:paraId="0D956EC9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268" w:type="dxa"/>
            <w:vMerge/>
          </w:tcPr>
          <w:p w14:paraId="38C7C952" w14:textId="77777777" w:rsidR="0015785D" w:rsidRPr="00020F7E" w:rsidRDefault="0015785D" w:rsidP="00EF5E81">
            <w:pPr>
              <w:ind w:left="720"/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</w:tr>
    </w:tbl>
    <w:p w14:paraId="387E4863" w14:textId="77777777" w:rsidR="0015785D" w:rsidRPr="004F3717" w:rsidRDefault="0015785D" w:rsidP="0015785D">
      <w:pPr>
        <w:tabs>
          <w:tab w:val="left" w:pos="993"/>
        </w:tabs>
        <w:spacing w:before="240" w:after="0" w:line="24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3) </w:t>
      </w:r>
      <w:r w:rsidRPr="004F3717">
        <w:rPr>
          <w:rFonts w:ascii="Arial" w:hAnsi="Arial" w:cs="Arial"/>
          <w:sz w:val="24"/>
          <w:szCs w:val="24"/>
        </w:rPr>
        <w:t>Параметры для замера CSI жителя (с опытом проживание 1 год и более):</w:t>
      </w:r>
    </w:p>
    <w:tbl>
      <w:tblPr>
        <w:tblW w:w="991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3"/>
        <w:gridCol w:w="4485"/>
        <w:gridCol w:w="2500"/>
        <w:gridCol w:w="2369"/>
      </w:tblGrid>
      <w:tr w:rsidR="0015785D" w:rsidRPr="001862E4" w14:paraId="795F3EFA" w14:textId="77777777" w:rsidTr="00085D96">
        <w:tc>
          <w:tcPr>
            <w:tcW w:w="563" w:type="dxa"/>
            <w:shd w:val="clear" w:color="auto" w:fill="DBDBDB" w:themeFill="accent3" w:themeFillTint="66"/>
          </w:tcPr>
          <w:p w14:paraId="5FABD04F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№ п/п</w:t>
            </w:r>
          </w:p>
        </w:tc>
        <w:tc>
          <w:tcPr>
            <w:tcW w:w="4485" w:type="dxa"/>
            <w:shd w:val="clear" w:color="auto" w:fill="DBDBDB" w:themeFill="accent3" w:themeFillTint="66"/>
            <w:vAlign w:val="center"/>
          </w:tcPr>
          <w:p w14:paraId="5D635870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Параметры для оценки</w:t>
            </w:r>
          </w:p>
        </w:tc>
        <w:tc>
          <w:tcPr>
            <w:tcW w:w="2500" w:type="dxa"/>
            <w:shd w:val="clear" w:color="auto" w:fill="DBDBDB" w:themeFill="accent3" w:themeFillTint="66"/>
          </w:tcPr>
          <w:p w14:paraId="4744B68D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Условия для определения параметров</w:t>
            </w:r>
          </w:p>
        </w:tc>
        <w:tc>
          <w:tcPr>
            <w:tcW w:w="2369" w:type="dxa"/>
            <w:shd w:val="clear" w:color="auto" w:fill="DBDBDB" w:themeFill="accent3" w:themeFillTint="66"/>
          </w:tcPr>
          <w:p w14:paraId="321C0E59" w14:textId="77777777" w:rsidR="0015785D" w:rsidRPr="00020F7E" w:rsidRDefault="0015785D" w:rsidP="00EF5E81">
            <w:pPr>
              <w:contextualSpacing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Группы параметров для замера CSI жителя</w:t>
            </w:r>
          </w:p>
        </w:tc>
      </w:tr>
      <w:tr w:rsidR="0015785D" w:rsidRPr="000F2F91" w14:paraId="703FC520" w14:textId="77777777" w:rsidTr="003A3E40">
        <w:tc>
          <w:tcPr>
            <w:tcW w:w="563" w:type="dxa"/>
          </w:tcPr>
          <w:p w14:paraId="55FFE412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</w:tcPr>
          <w:p w14:paraId="54DD6C11" w14:textId="77777777" w:rsidR="0015785D" w:rsidRPr="00884148" w:rsidRDefault="0015785D" w:rsidP="00EF5E8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Удобное местоположение ЖК</w:t>
            </w:r>
          </w:p>
        </w:tc>
        <w:tc>
          <w:tcPr>
            <w:tcW w:w="2500" w:type="dxa"/>
            <w:vMerge w:val="restart"/>
            <w:vAlign w:val="center"/>
          </w:tcPr>
          <w:p w14:paraId="4D87A6BC" w14:textId="77777777" w:rsidR="0015785D" w:rsidRPr="00884148" w:rsidRDefault="0015785D" w:rsidP="00EF5E81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параметры в отношении продукта, по которым клиенты оценивают готовый объект</w:t>
            </w:r>
          </w:p>
        </w:tc>
        <w:tc>
          <w:tcPr>
            <w:tcW w:w="2369" w:type="dxa"/>
            <w:vMerge w:val="restart"/>
            <w:vAlign w:val="center"/>
          </w:tcPr>
          <w:p w14:paraId="68145CFA" w14:textId="77777777" w:rsidR="0015785D" w:rsidRPr="00020F7E" w:rsidRDefault="0015785D" w:rsidP="00EF5E8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продукт</w:t>
            </w:r>
          </w:p>
        </w:tc>
      </w:tr>
      <w:tr w:rsidR="0015785D" w:rsidRPr="001862E4" w14:paraId="33379218" w14:textId="77777777" w:rsidTr="003A3E40">
        <w:tc>
          <w:tcPr>
            <w:tcW w:w="563" w:type="dxa"/>
          </w:tcPr>
          <w:p w14:paraId="597A4274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42543049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Удобный доступ к дому и своему подъезду</w:t>
            </w:r>
          </w:p>
        </w:tc>
        <w:tc>
          <w:tcPr>
            <w:tcW w:w="2500" w:type="dxa"/>
            <w:vMerge/>
          </w:tcPr>
          <w:p w14:paraId="32CD39AF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062ACE43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1862E4" w14:paraId="7CC81A6C" w14:textId="77777777" w:rsidTr="003A3E40">
        <w:tc>
          <w:tcPr>
            <w:tcW w:w="563" w:type="dxa"/>
            <w:vAlign w:val="center"/>
          </w:tcPr>
          <w:p w14:paraId="75EC6D92" w14:textId="77777777" w:rsidR="0015785D" w:rsidRPr="00020F7E" w:rsidRDefault="0015785D" w:rsidP="00EF5E81">
            <w:pPr>
              <w:numPr>
                <w:ilvl w:val="0"/>
                <w:numId w:val="15"/>
              </w:numPr>
              <w:ind w:left="0" w:firstLine="33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0A34657D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Концептуальное решение проекта (в том числе идея, архитектура ЖК)</w:t>
            </w:r>
          </w:p>
        </w:tc>
        <w:tc>
          <w:tcPr>
            <w:tcW w:w="2500" w:type="dxa"/>
            <w:vMerge/>
          </w:tcPr>
          <w:p w14:paraId="1726322C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2F5F7995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020F7E" w14:paraId="5B58A943" w14:textId="77777777" w:rsidTr="003A3E40">
        <w:tc>
          <w:tcPr>
            <w:tcW w:w="563" w:type="dxa"/>
          </w:tcPr>
          <w:p w14:paraId="23AAA483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6475F20E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Благоустройство двора</w:t>
            </w:r>
          </w:p>
        </w:tc>
        <w:tc>
          <w:tcPr>
            <w:tcW w:w="2500" w:type="dxa"/>
            <w:vMerge/>
          </w:tcPr>
          <w:p w14:paraId="1BD3F355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2D2ABB1A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76DA3BA2" w14:textId="77777777" w:rsidTr="003A3E40">
        <w:tc>
          <w:tcPr>
            <w:tcW w:w="563" w:type="dxa"/>
          </w:tcPr>
          <w:p w14:paraId="736260DA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202A9285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Развитая инфраструктура ЖК</w:t>
            </w:r>
          </w:p>
        </w:tc>
        <w:tc>
          <w:tcPr>
            <w:tcW w:w="2500" w:type="dxa"/>
            <w:vMerge/>
          </w:tcPr>
          <w:p w14:paraId="1C43AD98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6B675950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096647CA" w14:textId="77777777" w:rsidTr="003A3E40">
        <w:tc>
          <w:tcPr>
            <w:tcW w:w="563" w:type="dxa"/>
          </w:tcPr>
          <w:p w14:paraId="2D2EB382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73A94D3A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Рациональные планировки квартиры</w:t>
            </w:r>
          </w:p>
        </w:tc>
        <w:tc>
          <w:tcPr>
            <w:tcW w:w="2500" w:type="dxa"/>
            <w:vMerge/>
          </w:tcPr>
          <w:p w14:paraId="4104A374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69FF7CDE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4A4B4725" w14:textId="77777777" w:rsidTr="003A3E40">
        <w:tc>
          <w:tcPr>
            <w:tcW w:w="563" w:type="dxa"/>
          </w:tcPr>
          <w:p w14:paraId="33DCBC84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3638ED45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Безопасность дома</w:t>
            </w:r>
          </w:p>
        </w:tc>
        <w:tc>
          <w:tcPr>
            <w:tcW w:w="2500" w:type="dxa"/>
            <w:vMerge/>
          </w:tcPr>
          <w:p w14:paraId="40F33753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4D9E3B07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26845082" w14:textId="77777777" w:rsidTr="003A3E40">
        <w:tc>
          <w:tcPr>
            <w:tcW w:w="563" w:type="dxa"/>
          </w:tcPr>
          <w:p w14:paraId="44F53AD8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0EDF5999" w14:textId="16F9F6EA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отделки квартиры</w:t>
            </w:r>
          </w:p>
        </w:tc>
        <w:tc>
          <w:tcPr>
            <w:tcW w:w="2500" w:type="dxa"/>
            <w:vMerge/>
          </w:tcPr>
          <w:p w14:paraId="297CEFFE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390F9999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7FA946DD" w14:textId="77777777" w:rsidTr="003A3E40">
        <w:tc>
          <w:tcPr>
            <w:tcW w:w="563" w:type="dxa"/>
          </w:tcPr>
          <w:p w14:paraId="3D116178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5ED5150E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Современные инженерные решения</w:t>
            </w:r>
          </w:p>
        </w:tc>
        <w:tc>
          <w:tcPr>
            <w:tcW w:w="2500" w:type="dxa"/>
            <w:vMerge/>
          </w:tcPr>
          <w:p w14:paraId="2F959979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192D7334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0E7C0F91" w14:textId="77777777" w:rsidTr="003A3E40">
        <w:tc>
          <w:tcPr>
            <w:tcW w:w="563" w:type="dxa"/>
            <w:vAlign w:val="center"/>
          </w:tcPr>
          <w:p w14:paraId="1C10763C" w14:textId="77777777" w:rsidR="0015785D" w:rsidRPr="00020F7E" w:rsidRDefault="0015785D" w:rsidP="00EF5E81">
            <w:pPr>
              <w:numPr>
                <w:ilvl w:val="0"/>
                <w:numId w:val="15"/>
              </w:numPr>
              <w:ind w:left="0" w:firstLine="33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3E94AFA4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Качество оконных конструкций и балконных дверей</w:t>
            </w:r>
          </w:p>
        </w:tc>
        <w:tc>
          <w:tcPr>
            <w:tcW w:w="2500" w:type="dxa"/>
            <w:vMerge/>
          </w:tcPr>
          <w:p w14:paraId="69230A3B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004C699B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7C706576" w14:textId="77777777" w:rsidTr="003A3E40">
        <w:tc>
          <w:tcPr>
            <w:tcW w:w="563" w:type="dxa"/>
            <w:vAlign w:val="center"/>
          </w:tcPr>
          <w:p w14:paraId="486DE041" w14:textId="77777777" w:rsidR="0015785D" w:rsidRPr="00020F7E" w:rsidRDefault="0015785D" w:rsidP="00EF5E81">
            <w:pPr>
              <w:numPr>
                <w:ilvl w:val="0"/>
                <w:numId w:val="15"/>
              </w:numPr>
              <w:ind w:left="0" w:firstLine="33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3A40F6C3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Дизайн и качество отделки мест общего пользования</w:t>
            </w:r>
          </w:p>
        </w:tc>
        <w:tc>
          <w:tcPr>
            <w:tcW w:w="2500" w:type="dxa"/>
            <w:vMerge/>
          </w:tcPr>
          <w:p w14:paraId="69475806" w14:textId="77777777" w:rsidR="0015785D" w:rsidRPr="00884148" w:rsidRDefault="0015785D" w:rsidP="00EF5E81">
            <w:pPr>
              <w:ind w:left="360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  <w:vAlign w:val="center"/>
          </w:tcPr>
          <w:p w14:paraId="7108DF6E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F2F91" w14:paraId="37FF9C13" w14:textId="77777777" w:rsidTr="003A3E40">
        <w:tc>
          <w:tcPr>
            <w:tcW w:w="563" w:type="dxa"/>
            <w:vAlign w:val="center"/>
          </w:tcPr>
          <w:p w14:paraId="7EF14C49" w14:textId="77777777" w:rsidR="0015785D" w:rsidRPr="00020F7E" w:rsidRDefault="0015785D" w:rsidP="00EF5E81">
            <w:pPr>
              <w:numPr>
                <w:ilvl w:val="0"/>
                <w:numId w:val="15"/>
              </w:numPr>
              <w:ind w:left="0" w:firstLine="33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center"/>
          </w:tcPr>
          <w:p w14:paraId="0A08866E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85D96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Оперативность устранения гарантийных дефектов</w:t>
            </w:r>
          </w:p>
        </w:tc>
        <w:tc>
          <w:tcPr>
            <w:tcW w:w="2500" w:type="dxa"/>
          </w:tcPr>
          <w:p w14:paraId="0419F1D2" w14:textId="77777777" w:rsidR="0015785D" w:rsidRPr="00884148" w:rsidRDefault="0015785D" w:rsidP="00EF5E81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Параметры в отношении услуги, по которым клиенты оценивают качество проведения гарантийного обслуживания</w:t>
            </w:r>
          </w:p>
        </w:tc>
        <w:tc>
          <w:tcPr>
            <w:tcW w:w="2369" w:type="dxa"/>
            <w:vMerge w:val="restart"/>
            <w:vAlign w:val="center"/>
          </w:tcPr>
          <w:p w14:paraId="725EC02E" w14:textId="77777777" w:rsidR="0015785D" w:rsidRPr="00020F7E" w:rsidRDefault="0015785D" w:rsidP="00EF5E8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сервис</w:t>
            </w:r>
          </w:p>
        </w:tc>
      </w:tr>
      <w:tr w:rsidR="0015785D" w:rsidRPr="001862E4" w14:paraId="1AAD7A33" w14:textId="77777777" w:rsidTr="003A3E40">
        <w:tc>
          <w:tcPr>
            <w:tcW w:w="563" w:type="dxa"/>
            <w:vAlign w:val="center"/>
          </w:tcPr>
          <w:p w14:paraId="64134603" w14:textId="77777777" w:rsidR="0015785D" w:rsidRPr="00020F7E" w:rsidRDefault="0015785D" w:rsidP="00EF5E81">
            <w:pPr>
              <w:numPr>
                <w:ilvl w:val="0"/>
                <w:numId w:val="15"/>
              </w:numPr>
              <w:ind w:left="0" w:firstLine="33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5271DB5F" w14:textId="77777777" w:rsidR="0015785D" w:rsidRPr="00884148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 xml:space="preserve">Качество содержания (уборки) </w:t>
            </w: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мест общего пользования</w:t>
            </w:r>
            <w:r w:rsidRPr="00884148">
              <w:rPr>
                <w:rFonts w:ascii="Arial" w:eastAsia="Times New Roman" w:hAnsi="Arial" w:cs="Arial"/>
                <w:bCs/>
                <w:sz w:val="20"/>
                <w:szCs w:val="20"/>
                <w:lang w:eastAsia="ru-RU"/>
              </w:rPr>
              <w:t xml:space="preserve"> и придомовой территории</w:t>
            </w:r>
          </w:p>
        </w:tc>
        <w:tc>
          <w:tcPr>
            <w:tcW w:w="2500" w:type="dxa"/>
            <w:vMerge w:val="restart"/>
            <w:vAlign w:val="center"/>
          </w:tcPr>
          <w:p w14:paraId="74F9B622" w14:textId="77777777" w:rsidR="0015785D" w:rsidRPr="00884148" w:rsidRDefault="0015785D" w:rsidP="00EF5E81">
            <w:pPr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Параметры в отношении</w:t>
            </w:r>
            <w:r w:rsidRPr="00884148">
              <w:rPr>
                <w:sz w:val="20"/>
                <w:szCs w:val="20"/>
              </w:rPr>
              <w:t xml:space="preserve"> </w:t>
            </w:r>
            <w:r w:rsidRPr="00884148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услуги, по которым клиенты оценивают сервис УК</w:t>
            </w:r>
          </w:p>
        </w:tc>
        <w:tc>
          <w:tcPr>
            <w:tcW w:w="2369" w:type="dxa"/>
            <w:vMerge/>
          </w:tcPr>
          <w:p w14:paraId="2ACD2266" w14:textId="77777777" w:rsidR="0015785D" w:rsidRPr="00020F7E" w:rsidRDefault="0015785D" w:rsidP="00EF5E8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51F56F61" w14:textId="77777777" w:rsidTr="003A3E40">
        <w:tc>
          <w:tcPr>
            <w:tcW w:w="563" w:type="dxa"/>
            <w:vAlign w:val="center"/>
          </w:tcPr>
          <w:p w14:paraId="0C35B386" w14:textId="77777777" w:rsidR="0015785D" w:rsidRPr="00020F7E" w:rsidRDefault="0015785D" w:rsidP="00EF5E81">
            <w:pPr>
              <w:numPr>
                <w:ilvl w:val="0"/>
                <w:numId w:val="15"/>
              </w:numPr>
              <w:ind w:left="0" w:firstLine="33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0334C99D" w14:textId="77777777" w:rsidR="0015785D" w:rsidRPr="00020F7E" w:rsidRDefault="0015785D" w:rsidP="00EF5E81">
            <w:pPr>
              <w:contextualSpacing/>
              <w:rPr>
                <w:rFonts w:ascii="Arial" w:eastAsia="Times New Roman" w:hAnsi="Arial" w:cs="Arial"/>
                <w:bCs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Обеспечение бесперебойного функционирования инженерных систем и оборудования</w:t>
            </w:r>
          </w:p>
        </w:tc>
        <w:tc>
          <w:tcPr>
            <w:tcW w:w="2500" w:type="dxa"/>
            <w:vMerge/>
          </w:tcPr>
          <w:p w14:paraId="1B274CC7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</w:tcPr>
          <w:p w14:paraId="4DB91F5F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1862E4" w14:paraId="25BA9BD2" w14:textId="77777777" w:rsidTr="003A3E40">
        <w:tc>
          <w:tcPr>
            <w:tcW w:w="563" w:type="dxa"/>
          </w:tcPr>
          <w:p w14:paraId="4FBEBD58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6372C264" w14:textId="77777777" w:rsidR="0015785D" w:rsidRPr="00020F7E" w:rsidRDefault="0015785D" w:rsidP="00EF5E81">
            <w:pPr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Оперативность </w:t>
            </w: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реакции УК на запрос/ жалобу</w:t>
            </w:r>
          </w:p>
        </w:tc>
        <w:tc>
          <w:tcPr>
            <w:tcW w:w="2500" w:type="dxa"/>
            <w:vMerge/>
          </w:tcPr>
          <w:p w14:paraId="449865F9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</w:tcPr>
          <w:p w14:paraId="258CCDA9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49F00EEE" w14:textId="77777777" w:rsidTr="003A3E40">
        <w:tc>
          <w:tcPr>
            <w:tcW w:w="563" w:type="dxa"/>
          </w:tcPr>
          <w:p w14:paraId="02F88F73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vAlign w:val="bottom"/>
          </w:tcPr>
          <w:p w14:paraId="14A3DF2F" w14:textId="77777777" w:rsidR="0015785D" w:rsidRPr="00020F7E" w:rsidRDefault="0015785D" w:rsidP="00EF5E81">
            <w:pPr>
              <w:contextualSpacing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Удобство взаимодействия с УК</w:t>
            </w:r>
          </w:p>
        </w:tc>
        <w:tc>
          <w:tcPr>
            <w:tcW w:w="2500" w:type="dxa"/>
            <w:vMerge/>
          </w:tcPr>
          <w:p w14:paraId="6DB5CE96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</w:tcPr>
          <w:p w14:paraId="72C35064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20F7E" w14:paraId="39A4A349" w14:textId="77777777" w:rsidTr="003A3E40">
        <w:tc>
          <w:tcPr>
            <w:tcW w:w="563" w:type="dxa"/>
          </w:tcPr>
          <w:p w14:paraId="19798B04" w14:textId="77777777" w:rsidR="0015785D" w:rsidRPr="00020F7E" w:rsidRDefault="0015785D" w:rsidP="0015785D">
            <w:pPr>
              <w:numPr>
                <w:ilvl w:val="0"/>
                <w:numId w:val="15"/>
              </w:numPr>
              <w:ind w:left="0" w:firstLine="33"/>
              <w:contextualSpacing/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shd w:val="clear" w:color="auto" w:fill="auto"/>
            <w:vAlign w:val="bottom"/>
          </w:tcPr>
          <w:p w14:paraId="66D6E806" w14:textId="77777777" w:rsidR="0015785D" w:rsidRPr="00020F7E" w:rsidRDefault="0015785D" w:rsidP="00EF5E81">
            <w:pPr>
              <w:contextualSpacing/>
              <w:rPr>
                <w:rFonts w:ascii="Arial" w:eastAsia="Times New Roman" w:hAnsi="Arial" w:cs="Arial"/>
                <w:color w:val="FF0000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Доброжелательность персонала</w:t>
            </w:r>
          </w:p>
        </w:tc>
        <w:tc>
          <w:tcPr>
            <w:tcW w:w="2500" w:type="dxa"/>
            <w:vMerge/>
          </w:tcPr>
          <w:p w14:paraId="5D902AA2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</w:tcPr>
          <w:p w14:paraId="7EC07DBC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  <w:tr w:rsidR="0015785D" w:rsidRPr="00020F7E" w14:paraId="22321E71" w14:textId="77777777" w:rsidTr="003A3E40">
        <w:tc>
          <w:tcPr>
            <w:tcW w:w="563" w:type="dxa"/>
            <w:vAlign w:val="center"/>
          </w:tcPr>
          <w:p w14:paraId="7C190973" w14:textId="77777777" w:rsidR="0015785D" w:rsidRPr="00020F7E" w:rsidRDefault="0015785D" w:rsidP="00EF5E81">
            <w:pPr>
              <w:numPr>
                <w:ilvl w:val="0"/>
                <w:numId w:val="15"/>
              </w:numPr>
              <w:ind w:left="0" w:firstLine="33"/>
              <w:contextualSpacing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4485" w:type="dxa"/>
            <w:shd w:val="clear" w:color="auto" w:fill="auto"/>
            <w:vAlign w:val="bottom"/>
          </w:tcPr>
          <w:p w14:paraId="678C6A20" w14:textId="77777777" w:rsidR="0015785D" w:rsidRPr="00020F7E" w:rsidRDefault="0015785D" w:rsidP="00EF5E81">
            <w:pPr>
              <w:contextualSpacing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020F7E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Корректность начисления коммунальных платежей</w:t>
            </w:r>
          </w:p>
        </w:tc>
        <w:tc>
          <w:tcPr>
            <w:tcW w:w="2500" w:type="dxa"/>
            <w:vMerge/>
          </w:tcPr>
          <w:p w14:paraId="10D03674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  <w:tc>
          <w:tcPr>
            <w:tcW w:w="2369" w:type="dxa"/>
            <w:vMerge/>
          </w:tcPr>
          <w:p w14:paraId="1EC5B80A" w14:textId="77777777" w:rsidR="0015785D" w:rsidRPr="00020F7E" w:rsidRDefault="0015785D" w:rsidP="00EF5E81">
            <w:pPr>
              <w:ind w:left="360"/>
              <w:rPr>
                <w:rFonts w:ascii="Arial" w:eastAsia="Times New Roman" w:hAnsi="Arial" w:cs="Arial"/>
                <w:color w:val="4472C4" w:themeColor="accent1"/>
                <w:sz w:val="20"/>
                <w:szCs w:val="20"/>
                <w:lang w:eastAsia="ru-RU"/>
              </w:rPr>
            </w:pPr>
          </w:p>
        </w:tc>
      </w:tr>
    </w:tbl>
    <w:p w14:paraId="77C6A179" w14:textId="77777777" w:rsidR="0015785D" w:rsidRPr="00705117" w:rsidRDefault="0015785D" w:rsidP="0015785D">
      <w:pPr>
        <w:ind w:left="720"/>
        <w:contextualSpacing/>
        <w:rPr>
          <w:rFonts w:ascii="Arial" w:hAnsi="Arial" w:cs="Arial"/>
        </w:rPr>
      </w:pPr>
    </w:p>
    <w:p w14:paraId="1A2DA9A7" w14:textId="77777777" w:rsidR="0015785D" w:rsidRDefault="0015785D" w:rsidP="0015785D">
      <w:pPr>
        <w:pStyle w:val="1"/>
        <w:tabs>
          <w:tab w:val="left" w:pos="993"/>
        </w:tabs>
        <w:spacing w:after="120" w:line="240" w:lineRule="auto"/>
        <w:ind w:left="709"/>
        <w:jc w:val="center"/>
        <w:rPr>
          <w:rFonts w:ascii="Arial" w:hAnsi="Arial" w:cs="Arial"/>
          <w:b/>
          <w:color w:val="008066"/>
          <w:sz w:val="28"/>
          <w:lang w:val="ru-RU"/>
        </w:rPr>
        <w:sectPr w:rsidR="0015785D" w:rsidSect="00EF5E81">
          <w:headerReference w:type="default" r:id="rId19"/>
          <w:footerReference w:type="default" r:id="rId20"/>
          <w:type w:val="continuous"/>
          <w:pgSz w:w="11907" w:h="16840" w:code="9"/>
          <w:pgMar w:top="1134" w:right="851" w:bottom="1134" w:left="1134" w:header="720" w:footer="720" w:gutter="0"/>
          <w:cols w:space="720"/>
          <w:docGrid w:linePitch="1"/>
        </w:sectPr>
      </w:pPr>
      <w:bookmarkStart w:id="77" w:name="_Приложение_5_Рекомендации"/>
      <w:bookmarkEnd w:id="75"/>
      <w:bookmarkEnd w:id="77"/>
    </w:p>
    <w:p w14:paraId="64D22789" w14:textId="77777777" w:rsidR="0015785D" w:rsidRDefault="0015785D" w:rsidP="0015785D">
      <w:pPr>
        <w:pStyle w:val="1"/>
        <w:tabs>
          <w:tab w:val="left" w:pos="993"/>
        </w:tabs>
        <w:spacing w:after="120" w:line="240" w:lineRule="auto"/>
        <w:ind w:left="709"/>
        <w:jc w:val="center"/>
        <w:rPr>
          <w:rFonts w:ascii="Arial" w:hAnsi="Arial" w:cs="Arial"/>
          <w:b/>
          <w:color w:val="008066"/>
          <w:sz w:val="28"/>
          <w:lang w:val="ru-RU"/>
        </w:rPr>
      </w:pPr>
      <w:bookmarkStart w:id="78" w:name="_Приложение_5_Примеры"/>
      <w:bookmarkStart w:id="79" w:name="_Toc168492224"/>
      <w:bookmarkEnd w:id="78"/>
      <w:r w:rsidRPr="005C4FF8">
        <w:rPr>
          <w:rFonts w:ascii="Arial" w:hAnsi="Arial" w:cs="Arial"/>
          <w:b/>
          <w:color w:val="008066"/>
          <w:sz w:val="28"/>
          <w:lang w:val="ru-RU"/>
        </w:rPr>
        <w:lastRenderedPageBreak/>
        <w:t xml:space="preserve">Приложение </w:t>
      </w:r>
      <w:r>
        <w:rPr>
          <w:rFonts w:ascii="Arial" w:hAnsi="Arial" w:cs="Arial"/>
          <w:b/>
          <w:color w:val="008066"/>
          <w:sz w:val="28"/>
          <w:lang w:val="ru-RU"/>
        </w:rPr>
        <w:t xml:space="preserve">5 </w:t>
      </w:r>
      <w:r w:rsidRPr="0017772F">
        <w:rPr>
          <w:rFonts w:ascii="Arial" w:hAnsi="Arial" w:cs="Arial"/>
          <w:b/>
          <w:color w:val="008066"/>
          <w:sz w:val="28"/>
          <w:lang w:val="ru-RU"/>
        </w:rPr>
        <w:t>Примеры из отчёта по типам клиентских метрик</w:t>
      </w:r>
      <w:bookmarkEnd w:id="79"/>
      <w:r w:rsidRPr="0017772F">
        <w:rPr>
          <w:rFonts w:ascii="Arial" w:hAnsi="Arial" w:cs="Arial"/>
          <w:b/>
          <w:color w:val="008066"/>
          <w:sz w:val="28"/>
          <w:lang w:val="ru-RU"/>
        </w:rPr>
        <w:t xml:space="preserve"> </w:t>
      </w:r>
    </w:p>
    <w:p w14:paraId="6D4391A0" w14:textId="77777777" w:rsidR="0015785D" w:rsidRPr="004560EF" w:rsidRDefault="0015785D" w:rsidP="00B85B35">
      <w:pPr>
        <w:spacing w:after="120" w:line="240" w:lineRule="auto"/>
        <w:rPr>
          <w:rFonts w:ascii="Arial" w:hAnsi="Arial" w:cs="Arial"/>
          <w:b/>
          <w:i/>
        </w:rPr>
      </w:pPr>
      <w:r w:rsidRPr="00085D96">
        <w:rPr>
          <w:rFonts w:ascii="Arial" w:hAnsi="Arial" w:cs="Arial"/>
          <w:b/>
          <w:i/>
        </w:rPr>
        <w:t>NPS покупателя</w:t>
      </w:r>
    </w:p>
    <w:p w14:paraId="7C11F47D" w14:textId="48C8DD3F" w:rsidR="00F21818" w:rsidRDefault="00F21818" w:rsidP="0015785D">
      <w:r>
        <w:rPr>
          <w:noProof/>
        </w:rPr>
        <w:drawing>
          <wp:inline distT="0" distB="0" distL="0" distR="0" wp14:anchorId="3E13469F" wp14:editId="7C6A5E92">
            <wp:extent cx="10005693" cy="4797188"/>
            <wp:effectExtent l="0" t="0" r="0" b="3810"/>
            <wp:docPr id="20" name="Рисунок 20" descr="cid:image004.png@01DA73D3.CF0584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cid:image004.png@01DA73D3.CF0584B0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866" cy="480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D61B" w14:textId="77777777" w:rsidR="0015785D" w:rsidRPr="004560EF" w:rsidRDefault="0015785D" w:rsidP="00B85B35">
      <w:pPr>
        <w:spacing w:after="120" w:line="240" w:lineRule="auto"/>
        <w:rPr>
          <w:rFonts w:ascii="Arial" w:hAnsi="Arial" w:cs="Arial"/>
          <w:b/>
          <w:i/>
        </w:rPr>
      </w:pPr>
      <w:r w:rsidRPr="00085D96">
        <w:rPr>
          <w:rFonts w:ascii="Arial" w:hAnsi="Arial" w:cs="Arial"/>
          <w:b/>
          <w:i/>
        </w:rPr>
        <w:lastRenderedPageBreak/>
        <w:t>CSI покупателя</w:t>
      </w:r>
    </w:p>
    <w:p w14:paraId="7B7F395F" w14:textId="557302A2" w:rsidR="00FF1600" w:rsidRDefault="00FF1600" w:rsidP="0015785D">
      <w:r w:rsidRPr="00FF1600">
        <w:rPr>
          <w:rFonts w:ascii="Calibri" w:eastAsia="Calibri" w:hAnsi="Calibri" w:cs="Times New Roman"/>
          <w:noProof/>
        </w:rPr>
        <w:drawing>
          <wp:inline distT="0" distB="0" distL="0" distR="0" wp14:anchorId="3838D778" wp14:editId="7514C695">
            <wp:extent cx="9545320" cy="5117910"/>
            <wp:effectExtent l="0" t="0" r="0" b="6985"/>
            <wp:docPr id="21" name="Рисунок 4" descr="cid:image005.png@01DA73D3.CF0584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cid:image005.png@01DA73D3.CF0584B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7938" cy="513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47C1" w14:textId="1CFA4A25" w:rsidR="00FF1600" w:rsidRPr="00FF1600" w:rsidRDefault="00FF1600" w:rsidP="00B85B35">
      <w:pPr>
        <w:spacing w:after="120" w:line="240" w:lineRule="auto"/>
        <w:rPr>
          <w:rFonts w:ascii="Arial" w:hAnsi="Arial" w:cs="Arial"/>
          <w:b/>
          <w:i/>
          <w:highlight w:val="green"/>
        </w:rPr>
      </w:pPr>
      <w:r w:rsidRPr="00FF1600">
        <w:rPr>
          <w:rFonts w:ascii="Arial" w:hAnsi="Arial" w:cs="Arial"/>
          <w:b/>
          <w:i/>
        </w:rPr>
        <w:lastRenderedPageBreak/>
        <w:t>Комментарии покупателей</w:t>
      </w:r>
      <w:r w:rsidRPr="00085D96">
        <w:rPr>
          <w:rFonts w:ascii="Arial" w:hAnsi="Arial" w:cs="Arial"/>
          <w:b/>
          <w:i/>
        </w:rPr>
        <w:t xml:space="preserve"> </w:t>
      </w:r>
    </w:p>
    <w:p w14:paraId="6EE8996B" w14:textId="1F90E4F1" w:rsidR="00FF1600" w:rsidRPr="00FF1600" w:rsidRDefault="00FF1600" w:rsidP="00FF1600">
      <w:pPr>
        <w:spacing w:after="0" w:line="240" w:lineRule="auto"/>
        <w:rPr>
          <w:rFonts w:ascii="Calibri" w:eastAsia="Calibri" w:hAnsi="Calibri" w:cs="Calibri"/>
        </w:rPr>
      </w:pPr>
      <w:r w:rsidRPr="00FF1600">
        <w:rPr>
          <w:rFonts w:ascii="Calibri" w:eastAsia="Calibri" w:hAnsi="Calibri" w:cs="Times New Roman"/>
          <w:noProof/>
        </w:rPr>
        <w:drawing>
          <wp:inline distT="0" distB="0" distL="0" distR="0" wp14:anchorId="14ABAD32" wp14:editId="5F30E712">
            <wp:extent cx="9566910" cy="5343098"/>
            <wp:effectExtent l="0" t="0" r="0" b="0"/>
            <wp:docPr id="8" name="Рисунок 5" descr="cid:image006.png@01DA73D3.CF0584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cid:image006.png@01DA73D3.CF0584B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5195" cy="5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BA5AC" w14:textId="67CC2564" w:rsidR="0015785D" w:rsidRPr="003A3B9C" w:rsidRDefault="0015785D" w:rsidP="00B85B35">
      <w:pPr>
        <w:spacing w:after="120" w:line="240" w:lineRule="auto"/>
        <w:rPr>
          <w:rFonts w:ascii="Arial" w:hAnsi="Arial" w:cs="Arial"/>
          <w:b/>
          <w:i/>
        </w:rPr>
      </w:pPr>
      <w:r w:rsidRPr="00085D96">
        <w:rPr>
          <w:rFonts w:ascii="Arial" w:hAnsi="Arial" w:cs="Arial"/>
          <w:b/>
          <w:i/>
        </w:rPr>
        <w:lastRenderedPageBreak/>
        <w:t>NPS новосела</w:t>
      </w:r>
    </w:p>
    <w:p w14:paraId="2A10EB71" w14:textId="77777777" w:rsidR="003A3B9C" w:rsidRDefault="00FF1600" w:rsidP="0015785D">
      <w:pPr>
        <w:sectPr w:rsidR="003A3B9C" w:rsidSect="001E1AFC">
          <w:pgSz w:w="16840" w:h="11907" w:orient="landscape" w:code="9"/>
          <w:pgMar w:top="1134" w:right="1134" w:bottom="851" w:left="1134" w:header="720" w:footer="720" w:gutter="0"/>
          <w:cols w:space="720"/>
          <w:docGrid w:linePitch="1"/>
        </w:sectPr>
      </w:pPr>
      <w:r w:rsidRPr="00FF1600">
        <w:rPr>
          <w:rFonts w:ascii="Calibri" w:eastAsia="Calibri" w:hAnsi="Calibri" w:cs="Times New Roman"/>
          <w:noProof/>
        </w:rPr>
        <w:drawing>
          <wp:inline distT="0" distB="0" distL="0" distR="0" wp14:anchorId="090B2301" wp14:editId="3394C3D4">
            <wp:extent cx="9434830" cy="5131558"/>
            <wp:effectExtent l="0" t="0" r="0" b="0"/>
            <wp:docPr id="22" name="Рисунок 6" descr="cid:image007.png@01DA73D3.CF0584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cid:image007.png@01DA73D3.CF0584B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0659" cy="514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033E" w14:textId="1DC35615" w:rsidR="00976AEF" w:rsidRPr="00B85B35" w:rsidRDefault="003A3B9C" w:rsidP="0015785D">
      <w:pPr>
        <w:rPr>
          <w:ins w:id="80" w:author="Попова Елена Юрьевна" w:date="2024-06-06T18:36:00Z"/>
        </w:rPr>
      </w:pPr>
      <w:r w:rsidRPr="00B85B35">
        <w:rPr>
          <w:rFonts w:ascii="Arial" w:hAnsi="Arial" w:cs="Arial"/>
          <w:b/>
          <w:i/>
        </w:rPr>
        <w:lastRenderedPageBreak/>
        <w:t>Q – фактор</w:t>
      </w:r>
    </w:p>
    <w:p w14:paraId="1279146A" w14:textId="1255D741" w:rsidR="00976AEF" w:rsidRDefault="00976AEF" w:rsidP="0015785D">
      <w:ins w:id="81" w:author="Попова Елена Юрьевна" w:date="2024-06-06T18:37:00Z">
        <w:r>
          <w:rPr>
            <w:noProof/>
          </w:rPr>
          <w:drawing>
            <wp:inline distT="0" distB="0" distL="0" distR="0" wp14:anchorId="11DC46BF" wp14:editId="48FCF579">
              <wp:extent cx="5884197" cy="7073900"/>
              <wp:effectExtent l="0" t="0" r="2540" b="0"/>
              <wp:docPr id="4" name="Рисунок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01612" cy="709483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42368C6" w14:textId="77777777" w:rsidR="00B85B35" w:rsidRDefault="00B85B35" w:rsidP="0015785D">
      <w:pPr>
        <w:sectPr w:rsidR="00B85B35" w:rsidSect="00B85B35">
          <w:pgSz w:w="11907" w:h="16840" w:code="9"/>
          <w:pgMar w:top="1134" w:right="851" w:bottom="1134" w:left="1134" w:header="720" w:footer="720" w:gutter="0"/>
          <w:cols w:space="720"/>
          <w:docGrid w:linePitch="1"/>
        </w:sectPr>
      </w:pPr>
    </w:p>
    <w:p w14:paraId="53C5A532" w14:textId="77777777" w:rsidR="0015785D" w:rsidRDefault="0015785D" w:rsidP="00B85B35">
      <w:pPr>
        <w:spacing w:after="120" w:line="240" w:lineRule="auto"/>
        <w:rPr>
          <w:rFonts w:ascii="Arial" w:hAnsi="Arial" w:cs="Arial"/>
          <w:b/>
          <w:i/>
        </w:rPr>
      </w:pPr>
      <w:r w:rsidRPr="00085D96">
        <w:rPr>
          <w:rFonts w:ascii="Arial" w:hAnsi="Arial" w:cs="Arial"/>
          <w:b/>
          <w:i/>
        </w:rPr>
        <w:lastRenderedPageBreak/>
        <w:t>CSI новосела</w:t>
      </w:r>
    </w:p>
    <w:p w14:paraId="605F5EF5" w14:textId="03799093" w:rsidR="0015785D" w:rsidRDefault="00FF1600" w:rsidP="0015785D">
      <w:pPr>
        <w:spacing w:after="120" w:line="240" w:lineRule="auto"/>
        <w:rPr>
          <w:rFonts w:ascii="Arial" w:hAnsi="Arial" w:cs="Arial"/>
          <w:b/>
          <w:i/>
        </w:rPr>
      </w:pPr>
      <w:r w:rsidRPr="00FF1600">
        <w:rPr>
          <w:rFonts w:ascii="Calibri" w:eastAsia="Calibri" w:hAnsi="Calibri" w:cs="Times New Roman"/>
          <w:noProof/>
        </w:rPr>
        <w:drawing>
          <wp:inline distT="0" distB="0" distL="0" distR="0" wp14:anchorId="69AC0F5F" wp14:editId="166694E5">
            <wp:extent cx="9682474" cy="5233916"/>
            <wp:effectExtent l="0" t="0" r="0" b="5080"/>
            <wp:docPr id="23" name="Рисунок 7" descr="cid:image008.png@01DA73D3.F55DF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cid:image008.png@01DA73D3.F55DF48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1382" cy="524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80F75" w14:textId="2A0AF8D3" w:rsidR="000561AF" w:rsidRPr="00085D96" w:rsidRDefault="000561AF" w:rsidP="0015785D">
      <w:pPr>
        <w:spacing w:after="120" w:line="240" w:lineRule="auto"/>
        <w:rPr>
          <w:rFonts w:ascii="Arial" w:hAnsi="Arial" w:cs="Arial"/>
          <w:b/>
          <w:i/>
        </w:rPr>
      </w:pPr>
      <w:r w:rsidRPr="00085D96">
        <w:rPr>
          <w:rFonts w:ascii="Arial" w:hAnsi="Arial" w:cs="Arial"/>
          <w:b/>
          <w:i/>
        </w:rPr>
        <w:lastRenderedPageBreak/>
        <w:t>Комментарии новоселов</w:t>
      </w:r>
    </w:p>
    <w:p w14:paraId="2A669513" w14:textId="0D2643A9" w:rsidR="000561AF" w:rsidRPr="000561AF" w:rsidRDefault="000561AF" w:rsidP="0015785D">
      <w:pPr>
        <w:spacing w:after="120" w:line="240" w:lineRule="auto"/>
        <w:rPr>
          <w:rFonts w:ascii="Arial" w:hAnsi="Arial" w:cs="Arial"/>
          <w:b/>
          <w:i/>
          <w:highlight w:val="green"/>
        </w:rPr>
      </w:pPr>
      <w:r w:rsidRPr="000561AF">
        <w:rPr>
          <w:rFonts w:ascii="Calibri" w:eastAsia="Calibri" w:hAnsi="Calibri" w:cs="Times New Roman"/>
          <w:noProof/>
        </w:rPr>
        <w:drawing>
          <wp:inline distT="0" distB="0" distL="0" distR="0" wp14:anchorId="0FFE5FAC" wp14:editId="23856F52">
            <wp:extent cx="9485194" cy="5281295"/>
            <wp:effectExtent l="0" t="0" r="1905" b="0"/>
            <wp:docPr id="9" name="Рисунок 9" descr="cid:image009.png@01DA73D4.E3897B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cid:image009.png@01DA73D4.E3897B7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523" cy="529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B725" w14:textId="51D3C3B6" w:rsidR="0015785D" w:rsidRDefault="0015785D" w:rsidP="0015785D">
      <w:pPr>
        <w:spacing w:after="120" w:line="240" w:lineRule="auto"/>
        <w:rPr>
          <w:rFonts w:ascii="Arial" w:hAnsi="Arial" w:cs="Arial"/>
          <w:b/>
          <w:i/>
        </w:rPr>
      </w:pPr>
      <w:r w:rsidRPr="00085D96">
        <w:rPr>
          <w:rFonts w:ascii="Arial" w:hAnsi="Arial" w:cs="Arial"/>
          <w:b/>
          <w:i/>
        </w:rPr>
        <w:lastRenderedPageBreak/>
        <w:t>NPS жителя</w:t>
      </w:r>
    </w:p>
    <w:p w14:paraId="0CE0CDA0" w14:textId="4FE24F09" w:rsidR="0015785D" w:rsidRDefault="00FF1600" w:rsidP="0015785D">
      <w:pPr>
        <w:spacing w:after="120" w:line="240" w:lineRule="auto"/>
        <w:rPr>
          <w:rFonts w:ascii="Arial" w:hAnsi="Arial" w:cs="Arial"/>
          <w:b/>
          <w:i/>
        </w:rPr>
      </w:pPr>
      <w:r w:rsidRPr="00FF1600">
        <w:rPr>
          <w:rFonts w:ascii="Calibri" w:eastAsia="Calibri" w:hAnsi="Calibri" w:cs="Times New Roman"/>
          <w:noProof/>
        </w:rPr>
        <w:drawing>
          <wp:inline distT="0" distB="0" distL="0" distR="0" wp14:anchorId="37FEEF67" wp14:editId="5EA4E3B6">
            <wp:extent cx="9250905" cy="5165678"/>
            <wp:effectExtent l="0" t="0" r="7620" b="0"/>
            <wp:docPr id="24" name="Рисунок 10" descr="cid:image010.png@01DA73D5.E0FFC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cid:image010.png@01DA73D5.E0FFCDE0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9627" cy="517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3C08" w14:textId="77777777" w:rsidR="0015785D" w:rsidRDefault="0015785D" w:rsidP="0015785D">
      <w:pPr>
        <w:spacing w:after="120" w:line="240" w:lineRule="auto"/>
        <w:rPr>
          <w:rFonts w:ascii="Arial" w:hAnsi="Arial" w:cs="Arial"/>
          <w:b/>
          <w:i/>
        </w:rPr>
      </w:pPr>
      <w:r w:rsidRPr="00085D96">
        <w:rPr>
          <w:rFonts w:ascii="Arial" w:hAnsi="Arial" w:cs="Arial"/>
          <w:b/>
          <w:i/>
        </w:rPr>
        <w:lastRenderedPageBreak/>
        <w:t>CSI жителя</w:t>
      </w:r>
    </w:p>
    <w:p w14:paraId="7334CEA1" w14:textId="77CEB9FC" w:rsidR="0015785D" w:rsidRDefault="00FF1600" w:rsidP="0015785D">
      <w:pPr>
        <w:spacing w:after="120" w:line="240" w:lineRule="auto"/>
        <w:rPr>
          <w:rFonts w:ascii="Arial" w:hAnsi="Arial" w:cs="Arial"/>
          <w:b/>
          <w:i/>
        </w:rPr>
      </w:pPr>
      <w:r w:rsidRPr="00FF1600">
        <w:rPr>
          <w:rFonts w:ascii="Calibri" w:eastAsia="Calibri" w:hAnsi="Calibri" w:cs="Times New Roman"/>
          <w:noProof/>
        </w:rPr>
        <w:drawing>
          <wp:inline distT="0" distB="0" distL="0" distR="0" wp14:anchorId="50C1FF0B" wp14:editId="5D07EB4A">
            <wp:extent cx="9252611" cy="5233916"/>
            <wp:effectExtent l="0" t="0" r="5715" b="5080"/>
            <wp:docPr id="25" name="Рисунок 11" descr="cid:image011.png@01DA73D5.E0FFC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cid:image011.png@01DA73D5.E0FFCDE0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7829" cy="524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17BD" w14:textId="33373836" w:rsidR="000561AF" w:rsidRDefault="000561AF" w:rsidP="0015785D">
      <w:pPr>
        <w:spacing w:after="120" w:line="240" w:lineRule="auto"/>
        <w:rPr>
          <w:rFonts w:ascii="Arial" w:hAnsi="Arial" w:cs="Arial"/>
          <w:b/>
          <w:i/>
        </w:rPr>
      </w:pPr>
      <w:r w:rsidRPr="00085D96">
        <w:rPr>
          <w:rFonts w:ascii="Arial" w:hAnsi="Arial" w:cs="Arial"/>
          <w:b/>
          <w:i/>
        </w:rPr>
        <w:lastRenderedPageBreak/>
        <w:t>Комментарии жителей</w:t>
      </w:r>
    </w:p>
    <w:p w14:paraId="1F7D5500" w14:textId="542E988D" w:rsidR="000561AF" w:rsidRDefault="000561AF" w:rsidP="0015785D">
      <w:pPr>
        <w:spacing w:after="120" w:line="240" w:lineRule="auto"/>
        <w:rPr>
          <w:rFonts w:ascii="Arial" w:hAnsi="Arial" w:cs="Arial"/>
          <w:b/>
          <w:i/>
        </w:rPr>
      </w:pPr>
      <w:r w:rsidRPr="000561AF">
        <w:rPr>
          <w:rFonts w:ascii="Calibri" w:eastAsia="Calibri" w:hAnsi="Calibri" w:cs="Times New Roman"/>
          <w:noProof/>
        </w:rPr>
        <w:drawing>
          <wp:inline distT="0" distB="0" distL="0" distR="0" wp14:anchorId="1A9F45A6" wp14:editId="2065F847">
            <wp:extent cx="9667130" cy="5261212"/>
            <wp:effectExtent l="0" t="0" r="0" b="0"/>
            <wp:docPr id="29" name="Рисунок 12" descr="cid:image012.png@01DA73D5.E0FFCD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cid:image012.png@01DA73D5.E0FFCDE0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355" cy="52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DA84" w14:textId="78A14FD2" w:rsidR="0015785D" w:rsidRPr="00B85B35" w:rsidRDefault="0015785D" w:rsidP="0015785D">
      <w:pPr>
        <w:spacing w:after="120" w:line="240" w:lineRule="auto"/>
        <w:rPr>
          <w:rFonts w:ascii="Arial" w:hAnsi="Arial" w:cs="Arial"/>
          <w:b/>
          <w:i/>
        </w:rPr>
      </w:pPr>
      <w:r w:rsidRPr="008711AB">
        <w:rPr>
          <w:rFonts w:ascii="Arial" w:hAnsi="Arial" w:cs="Arial"/>
          <w:b/>
          <w:i/>
        </w:rPr>
        <w:lastRenderedPageBreak/>
        <w:t>NPS сводная</w:t>
      </w:r>
    </w:p>
    <w:p w14:paraId="49019032" w14:textId="4F99A268" w:rsidR="00380BA1" w:rsidRDefault="00380BA1" w:rsidP="0015785D">
      <w:pPr>
        <w:spacing w:after="120" w:line="240" w:lineRule="auto"/>
        <w:rPr>
          <w:rFonts w:ascii="Arial" w:hAnsi="Arial" w:cs="Arial"/>
          <w:b/>
          <w:i/>
        </w:rPr>
      </w:pPr>
      <w:r>
        <w:rPr>
          <w:noProof/>
        </w:rPr>
        <w:drawing>
          <wp:inline distT="0" distB="0" distL="0" distR="0" wp14:anchorId="707EC123" wp14:editId="35C47430">
            <wp:extent cx="9253220" cy="522160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5322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9F5C" w14:textId="77777777" w:rsidR="001E1AFC" w:rsidRDefault="001E1AFC" w:rsidP="0015785D">
      <w:pPr>
        <w:spacing w:after="120" w:line="240" w:lineRule="auto"/>
        <w:rPr>
          <w:rFonts w:ascii="Arial" w:hAnsi="Arial" w:cs="Arial"/>
          <w:b/>
          <w:i/>
        </w:rPr>
        <w:sectPr w:rsidR="001E1AFC" w:rsidSect="001E1AFC">
          <w:pgSz w:w="16840" w:h="11907" w:orient="landscape" w:code="9"/>
          <w:pgMar w:top="1134" w:right="1134" w:bottom="851" w:left="1134" w:header="720" w:footer="720" w:gutter="0"/>
          <w:cols w:space="720"/>
          <w:docGrid w:linePitch="1"/>
        </w:sectPr>
      </w:pPr>
    </w:p>
    <w:p w14:paraId="710AC458" w14:textId="1B92E9E4" w:rsidR="0015785D" w:rsidRPr="005C4FF8" w:rsidRDefault="0015785D" w:rsidP="0015785D">
      <w:pPr>
        <w:pStyle w:val="1"/>
        <w:tabs>
          <w:tab w:val="left" w:pos="993"/>
        </w:tabs>
        <w:spacing w:after="120" w:line="240" w:lineRule="auto"/>
        <w:ind w:left="709"/>
        <w:jc w:val="center"/>
        <w:rPr>
          <w:rFonts w:ascii="Arial" w:hAnsi="Arial" w:cs="Arial"/>
          <w:b/>
          <w:color w:val="008066"/>
          <w:sz w:val="28"/>
          <w:lang w:val="ru-RU"/>
        </w:rPr>
      </w:pPr>
      <w:bookmarkStart w:id="82" w:name="_Приложение_6_Пример"/>
      <w:bookmarkStart w:id="83" w:name="_Приложение_6_Рекомендуемая"/>
      <w:bookmarkStart w:id="84" w:name="_Toc168492225"/>
      <w:bookmarkEnd w:id="82"/>
      <w:bookmarkEnd w:id="83"/>
      <w:r w:rsidRPr="005C4FF8">
        <w:rPr>
          <w:rFonts w:ascii="Arial" w:hAnsi="Arial" w:cs="Arial"/>
          <w:b/>
          <w:color w:val="008066"/>
          <w:sz w:val="28"/>
          <w:lang w:val="ru-RU"/>
        </w:rPr>
        <w:lastRenderedPageBreak/>
        <w:t xml:space="preserve">Приложение </w:t>
      </w:r>
      <w:r>
        <w:rPr>
          <w:rFonts w:ascii="Arial" w:hAnsi="Arial" w:cs="Arial"/>
          <w:b/>
          <w:color w:val="008066"/>
          <w:sz w:val="28"/>
          <w:lang w:val="ru-RU"/>
        </w:rPr>
        <w:t>6</w:t>
      </w:r>
      <w:r w:rsidRPr="005C4FF8">
        <w:rPr>
          <w:rFonts w:ascii="Arial" w:hAnsi="Arial" w:cs="Arial"/>
          <w:b/>
          <w:color w:val="008066"/>
          <w:sz w:val="28"/>
          <w:lang w:val="ru-RU"/>
        </w:rPr>
        <w:br/>
      </w:r>
      <w:bookmarkStart w:id="85" w:name="_Приложение_7_Перечень"/>
      <w:bookmarkStart w:id="86" w:name="_Приложение_8_Рекомендуемая"/>
      <w:bookmarkEnd w:id="85"/>
      <w:bookmarkEnd w:id="86"/>
      <w:r w:rsidRPr="00E1260B">
        <w:rPr>
          <w:rFonts w:ascii="Arial" w:hAnsi="Arial" w:cs="Arial"/>
          <w:b/>
          <w:color w:val="008066"/>
          <w:sz w:val="28"/>
          <w:lang w:val="ru-RU"/>
        </w:rPr>
        <w:t xml:space="preserve">Рекомендуемая форма анкеты </w:t>
      </w:r>
      <w:r w:rsidRPr="00884148">
        <w:rPr>
          <w:rFonts w:ascii="Arial" w:hAnsi="Arial" w:cs="Arial"/>
          <w:b/>
          <w:color w:val="008066"/>
          <w:sz w:val="28"/>
          <w:lang w:val="ru-RU"/>
        </w:rPr>
        <w:t xml:space="preserve">для оценки </w:t>
      </w:r>
      <w:r>
        <w:rPr>
          <w:rFonts w:ascii="Arial" w:hAnsi="Arial" w:cs="Arial"/>
          <w:b/>
          <w:color w:val="008066"/>
          <w:sz w:val="28"/>
        </w:rPr>
        <w:t>NPS</w:t>
      </w:r>
      <w:r w:rsidRPr="00884148">
        <w:rPr>
          <w:rFonts w:ascii="Arial" w:hAnsi="Arial" w:cs="Arial"/>
          <w:b/>
          <w:color w:val="008066"/>
          <w:sz w:val="28"/>
          <w:lang w:val="ru-RU"/>
        </w:rPr>
        <w:t xml:space="preserve"> бренда в сравнении с конкурентами </w:t>
      </w:r>
      <w:r w:rsidRPr="00E1260B">
        <w:rPr>
          <w:rFonts w:ascii="Arial" w:hAnsi="Arial" w:cs="Arial"/>
          <w:b/>
          <w:color w:val="008066"/>
          <w:sz w:val="28"/>
          <w:lang w:val="ru-RU"/>
        </w:rPr>
        <w:t>(анкета №</w:t>
      </w:r>
      <w:r>
        <w:rPr>
          <w:rFonts w:ascii="Arial" w:hAnsi="Arial" w:cs="Arial"/>
          <w:b/>
          <w:color w:val="008066"/>
          <w:sz w:val="28"/>
          <w:lang w:val="ru-RU"/>
        </w:rPr>
        <w:t>4)</w:t>
      </w:r>
      <w:bookmarkEnd w:id="84"/>
    </w:p>
    <w:p w14:paraId="451B65F8" w14:textId="77777777" w:rsidR="0015785D" w:rsidRPr="00396EA9" w:rsidRDefault="0015785D" w:rsidP="0015785D">
      <w:pPr>
        <w:tabs>
          <w:tab w:val="left" w:pos="851"/>
          <w:tab w:val="left" w:pos="1134"/>
        </w:tabs>
        <w:spacing w:after="120" w:line="240" w:lineRule="auto"/>
        <w:ind w:firstLine="709"/>
        <w:rPr>
          <w:rFonts w:ascii="Arial" w:hAnsi="Arial" w:cs="Arial"/>
        </w:rPr>
      </w:pPr>
      <w:r w:rsidRPr="00396EA9">
        <w:rPr>
          <w:rFonts w:ascii="Arial" w:hAnsi="Arial" w:cs="Arial"/>
          <w:sz w:val="24"/>
          <w:szCs w:val="24"/>
        </w:rPr>
        <w:t>Просим принять участие в коротком опросе</w:t>
      </w:r>
      <w:r>
        <w:rPr>
          <w:rFonts w:ascii="Arial" w:hAnsi="Arial" w:cs="Arial"/>
          <w:sz w:val="24"/>
          <w:szCs w:val="24"/>
        </w:rPr>
        <w:t>:</w:t>
      </w:r>
      <w:r w:rsidRPr="00396EA9">
        <w:rPr>
          <w:rFonts w:ascii="Arial" w:hAnsi="Arial" w:cs="Arial"/>
        </w:rPr>
        <w:t xml:space="preserve"> </w:t>
      </w:r>
    </w:p>
    <w:p w14:paraId="4723BAA1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Назовите застройщиков многоквартирного жилья в Екатеринбурге, которых Вы знаете:</w:t>
      </w:r>
    </w:p>
    <w:p w14:paraId="40BB7CAB" w14:textId="77777777" w:rsidR="0015785D" w:rsidRPr="00000B85" w:rsidRDefault="0015785D" w:rsidP="0015785D">
      <w:pPr>
        <w:pStyle w:val="ab"/>
        <w:tabs>
          <w:tab w:val="left" w:pos="851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Ответ ______________________________________________________________</w:t>
      </w:r>
    </w:p>
    <w:p w14:paraId="73AA7F37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1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6EDF4BAD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2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07671EDE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 xml:space="preserve">Пожалуйста, оцените по 10-бальной шкале вероятность того, что вы порекомендуете компанию «Атомстройкомплекс» своим друзьям, знакомым или коллегам, где 10 баллов – «обязательно порекомендую», 0 – «никогда не порекомендую». </w:t>
      </w:r>
    </w:p>
    <w:p w14:paraId="1A17D73C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3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1FA8CF32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proofErr w:type="spellStart"/>
      <w:r>
        <w:rPr>
          <w:rFonts w:ascii="Arial" w:hAnsi="Arial" w:cs="Arial"/>
          <w:sz w:val="24"/>
          <w:szCs w:val="24"/>
          <w:lang w:val="ru-RU"/>
        </w:rPr>
        <w:t>Компнаия</w:t>
      </w:r>
      <w:proofErr w:type="spellEnd"/>
      <w:r>
        <w:rPr>
          <w:rFonts w:ascii="Arial" w:hAnsi="Arial" w:cs="Arial"/>
          <w:sz w:val="24"/>
          <w:szCs w:val="24"/>
          <w:lang w:val="ru-RU"/>
        </w:rPr>
        <w:t xml:space="preserve"> 4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2A21860F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5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6320BF92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6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. Недвижимость» своим друзьям, знакомым или коллегам, где 10 баллов – «обязательно порекомендую», 0 – «никогда не порекомендую». </w:t>
      </w:r>
    </w:p>
    <w:p w14:paraId="7A6220DF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7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21940D3D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8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47CCAB4F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9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11D4E0DA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10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2EC2B4EF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lastRenderedPageBreak/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11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7EA3EEF7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12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72137822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Пожалуйста, оцените по 10-бальной шкале вероятность того, что вы порекомендуете компанию «</w:t>
      </w:r>
      <w:r>
        <w:rPr>
          <w:rFonts w:ascii="Arial" w:hAnsi="Arial" w:cs="Arial"/>
          <w:sz w:val="24"/>
          <w:szCs w:val="24"/>
          <w:lang w:val="ru-RU"/>
        </w:rPr>
        <w:t>Компания 13</w:t>
      </w:r>
      <w:r w:rsidRPr="00000B85">
        <w:rPr>
          <w:rFonts w:ascii="Arial" w:hAnsi="Arial" w:cs="Arial"/>
          <w:sz w:val="24"/>
          <w:szCs w:val="24"/>
          <w:lang w:val="ru-RU"/>
        </w:rPr>
        <w:t xml:space="preserve">» своим друзьям, знакомым или коллегам, где 10 баллов – «обязательно порекомендую», 0 – «никогда не порекомендую». </w:t>
      </w:r>
    </w:p>
    <w:p w14:paraId="6FF49AAC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Когда вы последний раз приобретали квартиру?</w:t>
      </w:r>
    </w:p>
    <w:p w14:paraId="15DEAF19" w14:textId="77777777" w:rsidR="0015785D" w:rsidRPr="00A456B2" w:rsidRDefault="0015785D" w:rsidP="0015785D">
      <w:pPr>
        <w:spacing w:after="0" w:line="240" w:lineRule="auto"/>
        <w:ind w:firstLine="709"/>
        <w:rPr>
          <w:rFonts w:ascii="Arial" w:hAnsi="Arial" w:cs="Arial"/>
        </w:rPr>
      </w:pPr>
      <w:r w:rsidRPr="00A456B2">
        <w:rPr>
          <w:rFonts w:ascii="Arial" w:hAnsi="Arial" w:cs="Arial"/>
        </w:rPr>
        <w:t>1-5 лет назад</w:t>
      </w:r>
    </w:p>
    <w:p w14:paraId="1AF01A3E" w14:textId="77777777" w:rsidR="0015785D" w:rsidRPr="00A456B2" w:rsidRDefault="0015785D" w:rsidP="0015785D">
      <w:pPr>
        <w:spacing w:after="0" w:line="240" w:lineRule="auto"/>
        <w:ind w:firstLine="709"/>
        <w:rPr>
          <w:rFonts w:ascii="Arial" w:hAnsi="Arial" w:cs="Arial"/>
        </w:rPr>
      </w:pPr>
      <w:r w:rsidRPr="00A456B2">
        <w:rPr>
          <w:rFonts w:ascii="Arial" w:hAnsi="Arial" w:cs="Arial"/>
        </w:rPr>
        <w:t>6-10 лет назад</w:t>
      </w:r>
    </w:p>
    <w:p w14:paraId="082B6CEE" w14:textId="77777777" w:rsidR="0015785D" w:rsidRPr="00A456B2" w:rsidRDefault="0015785D" w:rsidP="0015785D">
      <w:pPr>
        <w:spacing w:after="0" w:line="240" w:lineRule="auto"/>
        <w:ind w:firstLine="709"/>
        <w:rPr>
          <w:rFonts w:ascii="Arial" w:hAnsi="Arial" w:cs="Arial"/>
        </w:rPr>
      </w:pPr>
      <w:r w:rsidRPr="00A456B2">
        <w:rPr>
          <w:rFonts w:ascii="Arial" w:hAnsi="Arial" w:cs="Arial"/>
        </w:rPr>
        <w:t>11-20 лет назад</w:t>
      </w:r>
    </w:p>
    <w:p w14:paraId="04FEA6FA" w14:textId="77777777" w:rsidR="0015785D" w:rsidRPr="00A456B2" w:rsidRDefault="0015785D" w:rsidP="0015785D">
      <w:pPr>
        <w:spacing w:after="0" w:line="240" w:lineRule="auto"/>
        <w:ind w:firstLine="709"/>
        <w:rPr>
          <w:rFonts w:ascii="Arial" w:hAnsi="Arial" w:cs="Arial"/>
        </w:rPr>
      </w:pPr>
      <w:r w:rsidRPr="00A456B2">
        <w:rPr>
          <w:rFonts w:ascii="Arial" w:hAnsi="Arial" w:cs="Arial"/>
        </w:rPr>
        <w:t>Более 20 лет назад</w:t>
      </w:r>
    </w:p>
    <w:p w14:paraId="3858875C" w14:textId="77777777" w:rsidR="0015785D" w:rsidRPr="00A456B2" w:rsidRDefault="0015785D" w:rsidP="0015785D">
      <w:pPr>
        <w:spacing w:after="0" w:line="240" w:lineRule="auto"/>
        <w:ind w:firstLine="709"/>
        <w:rPr>
          <w:rFonts w:ascii="Arial" w:hAnsi="Arial" w:cs="Arial"/>
        </w:rPr>
      </w:pPr>
      <w:r w:rsidRPr="00A456B2">
        <w:rPr>
          <w:rFonts w:ascii="Arial" w:hAnsi="Arial" w:cs="Arial"/>
        </w:rPr>
        <w:t>Не покупал (-а), живу с родителями</w:t>
      </w:r>
    </w:p>
    <w:p w14:paraId="374D934A" w14:textId="77777777" w:rsidR="0015785D" w:rsidRPr="00A456B2" w:rsidRDefault="0015785D" w:rsidP="0015785D">
      <w:pPr>
        <w:spacing w:after="0" w:line="240" w:lineRule="auto"/>
        <w:ind w:firstLine="709"/>
        <w:rPr>
          <w:rFonts w:ascii="Arial" w:hAnsi="Arial" w:cs="Arial"/>
        </w:rPr>
      </w:pPr>
      <w:r w:rsidRPr="00A456B2">
        <w:rPr>
          <w:rFonts w:ascii="Arial" w:hAnsi="Arial" w:cs="Arial"/>
        </w:rPr>
        <w:t>Не покупал (-а), квартиру арендую</w:t>
      </w:r>
    </w:p>
    <w:p w14:paraId="36184092" w14:textId="77777777" w:rsidR="0015785D" w:rsidRPr="007C4D9A" w:rsidRDefault="0015785D" w:rsidP="0015785D">
      <w:pPr>
        <w:spacing w:after="0" w:line="240" w:lineRule="auto"/>
        <w:ind w:firstLine="709"/>
        <w:rPr>
          <w:rFonts w:ascii="Arial" w:hAnsi="Arial" w:cs="Arial"/>
        </w:rPr>
      </w:pPr>
      <w:r w:rsidRPr="00A456B2">
        <w:rPr>
          <w:rFonts w:ascii="Arial" w:hAnsi="Arial" w:cs="Arial"/>
        </w:rPr>
        <w:t xml:space="preserve">Не покупал (-а), </w:t>
      </w:r>
      <w:r w:rsidRPr="007C4D9A">
        <w:rPr>
          <w:rFonts w:ascii="Arial" w:hAnsi="Arial" w:cs="Arial"/>
        </w:rPr>
        <w:t>________________</w:t>
      </w:r>
    </w:p>
    <w:p w14:paraId="5B71EDD7" w14:textId="77777777" w:rsidR="0015785D" w:rsidRPr="007C4D9A" w:rsidRDefault="0015785D" w:rsidP="0015785D">
      <w:pPr>
        <w:spacing w:after="0" w:line="240" w:lineRule="auto"/>
        <w:ind w:firstLine="709"/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 xml:space="preserve">                                        </w:t>
      </w:r>
      <w:r w:rsidRPr="007C4D9A">
        <w:rPr>
          <w:rFonts w:ascii="Arial" w:hAnsi="Arial" w:cs="Arial"/>
          <w:sz w:val="16"/>
          <w:szCs w:val="16"/>
        </w:rPr>
        <w:t>(указать Ваш вариант)</w:t>
      </w:r>
    </w:p>
    <w:p w14:paraId="3CBE31EA" w14:textId="77777777" w:rsidR="0015785D" w:rsidRPr="00000B85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000B85">
        <w:rPr>
          <w:rFonts w:ascii="Arial" w:hAnsi="Arial" w:cs="Arial"/>
          <w:sz w:val="24"/>
          <w:szCs w:val="24"/>
          <w:lang w:val="ru-RU"/>
        </w:rPr>
        <w:t>Какую компанию-застройщика Вы стали бы рассматривать в первую очередь при покупке недвижимости? (</w:t>
      </w:r>
      <w:r w:rsidRPr="0017772F">
        <w:rPr>
          <w:rFonts w:ascii="Arial" w:hAnsi="Arial" w:cs="Arial"/>
          <w:sz w:val="24"/>
          <w:szCs w:val="24"/>
          <w:lang w:val="ru-RU"/>
        </w:rPr>
        <w:t>один вариант)</w:t>
      </w:r>
    </w:p>
    <w:tbl>
      <w:tblPr>
        <w:tblW w:w="6089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9"/>
        <w:gridCol w:w="2100"/>
      </w:tblGrid>
      <w:tr w:rsidR="0015785D" w:rsidRPr="00000B85" w14:paraId="07A04530" w14:textId="77777777" w:rsidTr="00EF5E81">
        <w:trPr>
          <w:trHeight w:val="300"/>
        </w:trPr>
        <w:tc>
          <w:tcPr>
            <w:tcW w:w="3989" w:type="dxa"/>
            <w:shd w:val="clear" w:color="000000" w:fill="DDDDDD"/>
            <w:noWrap/>
            <w:vAlign w:val="bottom"/>
            <w:hideMark/>
          </w:tcPr>
          <w:p w14:paraId="678DAB8E" w14:textId="77777777" w:rsidR="0015785D" w:rsidRPr="00000B85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00B8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  <w:t>Вариант ответа</w:t>
            </w:r>
          </w:p>
        </w:tc>
        <w:tc>
          <w:tcPr>
            <w:tcW w:w="2100" w:type="dxa"/>
            <w:shd w:val="clear" w:color="000000" w:fill="DDDDDD"/>
            <w:noWrap/>
            <w:vAlign w:val="bottom"/>
          </w:tcPr>
          <w:p w14:paraId="40FB66B7" w14:textId="77777777" w:rsidR="0015785D" w:rsidRPr="00000B85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7B8DA83D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2A8AF996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Компания 1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3095BD58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373B24ED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047C331C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Компания 2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2BC171E5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73AFB033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73045D8E" w14:textId="77777777" w:rsidR="0015785D" w:rsidRPr="00000B85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000B85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Атомстройкомплекс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0985F90A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173CF9CA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36077DE1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Компания 3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5874E333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511FF266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19478131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Компания 4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6734013A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37C1A78A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51A31536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Компания 5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78719081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7BC4139F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1B452A95" w14:textId="77777777" w:rsidR="0015785D" w:rsidRPr="00000B85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Компания 6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477F5A9D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1F5BBC01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</w:tcPr>
          <w:p w14:paraId="2C31ABC1" w14:textId="77777777" w:rsidR="0015785D" w:rsidRPr="00000B85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Компания 7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0896E1A9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2E7E61AB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1D484144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Компания 8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77FC8B71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348CF2B2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41759B16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Компания 9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57CB7D26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064DC58E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1E4772FA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Компания 10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3612B245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69FA7857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</w:tcPr>
          <w:p w14:paraId="70A08CCF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 Компания 11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5A46D231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1FB7FCE2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</w:tcPr>
          <w:p w14:paraId="48E799F1" w14:textId="77777777" w:rsidR="0015785D" w:rsidRPr="00000B85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Компания 12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78098172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  <w:tr w:rsidR="0015785D" w:rsidRPr="00000B85" w14:paraId="4E61549D" w14:textId="77777777" w:rsidTr="00EF5E81">
        <w:trPr>
          <w:trHeight w:val="285"/>
        </w:trPr>
        <w:tc>
          <w:tcPr>
            <w:tcW w:w="3989" w:type="dxa"/>
            <w:shd w:val="clear" w:color="auto" w:fill="auto"/>
            <w:noWrap/>
            <w:vAlign w:val="bottom"/>
            <w:hideMark/>
          </w:tcPr>
          <w:p w14:paraId="706D375A" w14:textId="77777777" w:rsidR="0015785D" w:rsidRPr="001C45C3" w:rsidRDefault="0015785D" w:rsidP="00EF5E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Компания 13</w:t>
            </w:r>
          </w:p>
        </w:tc>
        <w:tc>
          <w:tcPr>
            <w:tcW w:w="2100" w:type="dxa"/>
            <w:shd w:val="clear" w:color="auto" w:fill="auto"/>
            <w:noWrap/>
            <w:vAlign w:val="bottom"/>
          </w:tcPr>
          <w:p w14:paraId="28F15BF3" w14:textId="77777777" w:rsidR="0015785D" w:rsidRPr="00000B85" w:rsidRDefault="0015785D" w:rsidP="00EF5E8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</w:p>
        </w:tc>
      </w:tr>
    </w:tbl>
    <w:p w14:paraId="06F7F4FD" w14:textId="77777777" w:rsidR="0015785D" w:rsidRPr="007A5B19" w:rsidRDefault="0015785D" w:rsidP="0015785D">
      <w:pPr>
        <w:pStyle w:val="ab"/>
        <w:numPr>
          <w:ilvl w:val="0"/>
          <w:numId w:val="30"/>
        </w:numPr>
        <w:tabs>
          <w:tab w:val="left" w:pos="851"/>
          <w:tab w:val="left" w:pos="993"/>
          <w:tab w:val="left" w:pos="1134"/>
        </w:tabs>
        <w:spacing w:after="120" w:line="240" w:lineRule="auto"/>
        <w:ind w:left="0" w:firstLine="709"/>
        <w:contextualSpacing w:val="0"/>
        <w:rPr>
          <w:rFonts w:ascii="Arial" w:hAnsi="Arial" w:cs="Arial"/>
          <w:sz w:val="24"/>
          <w:szCs w:val="24"/>
          <w:lang w:val="ru-RU"/>
        </w:rPr>
      </w:pPr>
      <w:r w:rsidRPr="007A5B19">
        <w:rPr>
          <w:rFonts w:ascii="Arial" w:hAnsi="Arial" w:cs="Arial"/>
          <w:sz w:val="24"/>
          <w:szCs w:val="24"/>
          <w:lang w:val="ru-RU"/>
        </w:rPr>
        <w:t>И в заключение несколько вопросов о Вас, для статистики.</w:t>
      </w:r>
    </w:p>
    <w:p w14:paraId="717E3B3D" w14:textId="77777777" w:rsidR="0015785D" w:rsidRDefault="0015785D" w:rsidP="0015785D">
      <w:pPr>
        <w:pStyle w:val="ab"/>
        <w:rPr>
          <w:rFonts w:ascii="Arial" w:hAnsi="Arial" w:cs="Arial"/>
          <w:sz w:val="24"/>
          <w:szCs w:val="24"/>
        </w:rPr>
      </w:pPr>
      <w:proofErr w:type="spellStart"/>
      <w:r w:rsidRPr="007A5B19">
        <w:rPr>
          <w:rFonts w:ascii="Arial" w:hAnsi="Arial" w:cs="Arial"/>
          <w:sz w:val="24"/>
          <w:szCs w:val="24"/>
        </w:rPr>
        <w:t>Отметьте</w:t>
      </w:r>
      <w:proofErr w:type="spellEnd"/>
      <w:r w:rsidRPr="007A5B1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5B19">
        <w:rPr>
          <w:rFonts w:ascii="Arial" w:hAnsi="Arial" w:cs="Arial"/>
          <w:sz w:val="24"/>
          <w:szCs w:val="24"/>
        </w:rPr>
        <w:t>пожалуйста</w:t>
      </w:r>
      <w:proofErr w:type="spellEnd"/>
      <w:r w:rsidRPr="007A5B1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5B19">
        <w:rPr>
          <w:rFonts w:ascii="Arial" w:hAnsi="Arial" w:cs="Arial"/>
          <w:sz w:val="24"/>
          <w:szCs w:val="24"/>
        </w:rPr>
        <w:t>пол</w:t>
      </w:r>
      <w:proofErr w:type="spellEnd"/>
      <w:r w:rsidRPr="007A5B19">
        <w:rPr>
          <w:rFonts w:ascii="Arial" w:hAnsi="Arial" w:cs="Arial"/>
          <w:sz w:val="24"/>
          <w:szCs w:val="24"/>
        </w:rPr>
        <w:t xml:space="preserve">: 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09"/>
        <w:gridCol w:w="2694"/>
      </w:tblGrid>
      <w:tr w:rsidR="0015785D" w:rsidRPr="007A5B19" w14:paraId="2AE129E9" w14:textId="77777777" w:rsidTr="00EF5E81">
        <w:tc>
          <w:tcPr>
            <w:tcW w:w="409" w:type="dxa"/>
          </w:tcPr>
          <w:p w14:paraId="12B38F3F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A5B1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</w:p>
        </w:tc>
        <w:tc>
          <w:tcPr>
            <w:tcW w:w="2694" w:type="dxa"/>
          </w:tcPr>
          <w:p w14:paraId="0D8B0F93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A5B19">
              <w:rPr>
                <w:rFonts w:ascii="Arial" w:hAnsi="Arial" w:cs="Arial"/>
                <w:sz w:val="20"/>
                <w:szCs w:val="20"/>
                <w:lang w:val="ru-RU"/>
              </w:rPr>
              <w:t>Мужской</w:t>
            </w:r>
          </w:p>
        </w:tc>
      </w:tr>
      <w:tr w:rsidR="0015785D" w:rsidRPr="007A5B19" w14:paraId="46114E3F" w14:textId="77777777" w:rsidTr="00EF5E81">
        <w:tc>
          <w:tcPr>
            <w:tcW w:w="409" w:type="dxa"/>
          </w:tcPr>
          <w:p w14:paraId="1B118944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A5B1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</w:p>
        </w:tc>
        <w:tc>
          <w:tcPr>
            <w:tcW w:w="2694" w:type="dxa"/>
          </w:tcPr>
          <w:p w14:paraId="0ACBC355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A5B19">
              <w:rPr>
                <w:rFonts w:ascii="Arial" w:hAnsi="Arial" w:cs="Arial"/>
                <w:sz w:val="20"/>
                <w:szCs w:val="20"/>
                <w:lang w:val="ru-RU"/>
              </w:rPr>
              <w:t>Женский</w:t>
            </w:r>
          </w:p>
        </w:tc>
      </w:tr>
    </w:tbl>
    <w:p w14:paraId="20F3B3D6" w14:textId="77777777" w:rsidR="0015785D" w:rsidRDefault="0015785D" w:rsidP="0015785D">
      <w:pPr>
        <w:pStyle w:val="ab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46D044" w14:textId="77777777" w:rsidR="0015785D" w:rsidRPr="007A5B19" w:rsidRDefault="0015785D" w:rsidP="0015785D">
      <w:pPr>
        <w:pStyle w:val="ab"/>
        <w:rPr>
          <w:rFonts w:ascii="Arial" w:hAnsi="Arial" w:cs="Arial"/>
          <w:sz w:val="24"/>
          <w:szCs w:val="24"/>
        </w:rPr>
      </w:pPr>
      <w:proofErr w:type="spellStart"/>
      <w:r w:rsidRPr="007A5B19">
        <w:rPr>
          <w:rFonts w:ascii="Arial" w:hAnsi="Arial" w:cs="Arial"/>
          <w:sz w:val="24"/>
          <w:szCs w:val="24"/>
        </w:rPr>
        <w:lastRenderedPageBreak/>
        <w:t>Укажите</w:t>
      </w:r>
      <w:proofErr w:type="spellEnd"/>
      <w:r w:rsidRPr="007A5B1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A5B19">
        <w:rPr>
          <w:rFonts w:ascii="Arial" w:hAnsi="Arial" w:cs="Arial"/>
          <w:sz w:val="24"/>
          <w:szCs w:val="24"/>
        </w:rPr>
        <w:t>пожалуйста</w:t>
      </w:r>
      <w:proofErr w:type="spellEnd"/>
      <w:r w:rsidRPr="007A5B19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В</w:t>
      </w:r>
      <w:proofErr w:type="spellStart"/>
      <w:r w:rsidRPr="007A5B19">
        <w:rPr>
          <w:rFonts w:ascii="Arial" w:hAnsi="Arial" w:cs="Arial"/>
          <w:sz w:val="24"/>
          <w:szCs w:val="24"/>
        </w:rPr>
        <w:t>аш</w:t>
      </w:r>
      <w:proofErr w:type="spellEnd"/>
      <w:r w:rsidRPr="007A5B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A5B19">
        <w:rPr>
          <w:rFonts w:ascii="Arial" w:hAnsi="Arial" w:cs="Arial"/>
          <w:sz w:val="24"/>
          <w:szCs w:val="24"/>
        </w:rPr>
        <w:t>возраст</w:t>
      </w:r>
      <w:proofErr w:type="spellEnd"/>
      <w:r w:rsidRPr="007A5B19">
        <w:rPr>
          <w:rFonts w:ascii="Arial" w:hAnsi="Arial" w:cs="Arial"/>
          <w:sz w:val="24"/>
          <w:szCs w:val="24"/>
        </w:rPr>
        <w:t>:</w:t>
      </w:r>
    </w:p>
    <w:tbl>
      <w:tblPr>
        <w:tblW w:w="0" w:type="auto"/>
        <w:tblInd w:w="704" w:type="dxa"/>
        <w:tblLook w:val="04A0" w:firstRow="1" w:lastRow="0" w:firstColumn="1" w:lastColumn="0" w:noHBand="0" w:noVBand="1"/>
      </w:tblPr>
      <w:tblGrid>
        <w:gridCol w:w="328"/>
        <w:gridCol w:w="3827"/>
      </w:tblGrid>
      <w:tr w:rsidR="0015785D" w:rsidRPr="00CC7896" w14:paraId="0B5BE3B9" w14:textId="77777777" w:rsidTr="00EF5E81">
        <w:tc>
          <w:tcPr>
            <w:tcW w:w="328" w:type="dxa"/>
          </w:tcPr>
          <w:p w14:paraId="77B08B07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827" w:type="dxa"/>
          </w:tcPr>
          <w:p w14:paraId="4AD292F0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5B19">
              <w:rPr>
                <w:rFonts w:ascii="Arial" w:hAnsi="Arial" w:cs="Arial"/>
                <w:sz w:val="20"/>
                <w:szCs w:val="20"/>
              </w:rPr>
              <w:t>Менее</w:t>
            </w:r>
            <w:proofErr w:type="spellEnd"/>
            <w:r w:rsidRPr="007A5B19">
              <w:rPr>
                <w:rFonts w:ascii="Arial" w:hAnsi="Arial" w:cs="Arial"/>
                <w:sz w:val="20"/>
                <w:szCs w:val="20"/>
              </w:rPr>
              <w:t xml:space="preserve"> 20 </w:t>
            </w:r>
            <w:proofErr w:type="spellStart"/>
            <w:r w:rsidRPr="007A5B19">
              <w:rPr>
                <w:rFonts w:ascii="Arial" w:hAnsi="Arial" w:cs="Arial"/>
                <w:sz w:val="20"/>
                <w:szCs w:val="20"/>
              </w:rPr>
              <w:t>лет</w:t>
            </w:r>
            <w:proofErr w:type="spellEnd"/>
          </w:p>
        </w:tc>
      </w:tr>
      <w:tr w:rsidR="0015785D" w:rsidRPr="00CC7896" w14:paraId="2B6F5242" w14:textId="77777777" w:rsidTr="00EF5E81">
        <w:tc>
          <w:tcPr>
            <w:tcW w:w="328" w:type="dxa"/>
          </w:tcPr>
          <w:p w14:paraId="5F3BDE36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827" w:type="dxa"/>
          </w:tcPr>
          <w:p w14:paraId="16C8ABB1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 xml:space="preserve">20 – 25 </w:t>
            </w:r>
            <w:proofErr w:type="spellStart"/>
            <w:r w:rsidRPr="007A5B19">
              <w:rPr>
                <w:rFonts w:ascii="Arial" w:hAnsi="Arial" w:cs="Arial"/>
                <w:sz w:val="20"/>
                <w:szCs w:val="20"/>
              </w:rPr>
              <w:t>лет</w:t>
            </w:r>
            <w:proofErr w:type="spellEnd"/>
          </w:p>
        </w:tc>
      </w:tr>
      <w:tr w:rsidR="0015785D" w:rsidRPr="00CC7896" w14:paraId="0DCB2DD9" w14:textId="77777777" w:rsidTr="00EF5E81">
        <w:tc>
          <w:tcPr>
            <w:tcW w:w="328" w:type="dxa"/>
          </w:tcPr>
          <w:p w14:paraId="68B38737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827" w:type="dxa"/>
          </w:tcPr>
          <w:p w14:paraId="4A572FA2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 xml:space="preserve">26 – 35 </w:t>
            </w:r>
            <w:proofErr w:type="spellStart"/>
            <w:r w:rsidRPr="007A5B19">
              <w:rPr>
                <w:rFonts w:ascii="Arial" w:hAnsi="Arial" w:cs="Arial"/>
                <w:sz w:val="20"/>
                <w:szCs w:val="20"/>
              </w:rPr>
              <w:t>лет</w:t>
            </w:r>
            <w:proofErr w:type="spellEnd"/>
          </w:p>
        </w:tc>
      </w:tr>
      <w:tr w:rsidR="0015785D" w:rsidRPr="00CC7896" w14:paraId="412A163E" w14:textId="77777777" w:rsidTr="00EF5E81">
        <w:tc>
          <w:tcPr>
            <w:tcW w:w="328" w:type="dxa"/>
          </w:tcPr>
          <w:p w14:paraId="46AAA90F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827" w:type="dxa"/>
          </w:tcPr>
          <w:p w14:paraId="1C248C61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 xml:space="preserve">36 – 45 </w:t>
            </w:r>
            <w:proofErr w:type="spellStart"/>
            <w:r w:rsidRPr="007A5B19">
              <w:rPr>
                <w:rFonts w:ascii="Arial" w:hAnsi="Arial" w:cs="Arial"/>
                <w:sz w:val="20"/>
                <w:szCs w:val="20"/>
              </w:rPr>
              <w:t>лет</w:t>
            </w:r>
            <w:proofErr w:type="spellEnd"/>
          </w:p>
        </w:tc>
      </w:tr>
      <w:tr w:rsidR="0015785D" w:rsidRPr="00CC7896" w14:paraId="054D587D" w14:textId="77777777" w:rsidTr="00EF5E81">
        <w:tc>
          <w:tcPr>
            <w:tcW w:w="328" w:type="dxa"/>
          </w:tcPr>
          <w:p w14:paraId="06A41A6D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827" w:type="dxa"/>
          </w:tcPr>
          <w:p w14:paraId="6096692A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 xml:space="preserve">46 – 65 </w:t>
            </w:r>
            <w:proofErr w:type="spellStart"/>
            <w:r w:rsidRPr="007A5B19">
              <w:rPr>
                <w:rFonts w:ascii="Arial" w:hAnsi="Arial" w:cs="Arial"/>
                <w:sz w:val="20"/>
                <w:szCs w:val="20"/>
              </w:rPr>
              <w:t>лет</w:t>
            </w:r>
            <w:proofErr w:type="spellEnd"/>
          </w:p>
        </w:tc>
      </w:tr>
      <w:tr w:rsidR="0015785D" w:rsidRPr="00CC7896" w14:paraId="0A6A5D07" w14:textId="77777777" w:rsidTr="00EF5E81">
        <w:tc>
          <w:tcPr>
            <w:tcW w:w="328" w:type="dxa"/>
          </w:tcPr>
          <w:p w14:paraId="034859ED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827" w:type="dxa"/>
          </w:tcPr>
          <w:p w14:paraId="09AE9A84" w14:textId="77777777" w:rsidR="0015785D" w:rsidRPr="007A5B19" w:rsidRDefault="0015785D" w:rsidP="00EF5E81">
            <w:pPr>
              <w:pStyle w:val="ab"/>
              <w:spacing w:before="0" w:after="0"/>
              <w:ind w:left="0"/>
              <w:rPr>
                <w:rFonts w:ascii="Arial" w:hAnsi="Arial" w:cs="Arial"/>
                <w:sz w:val="20"/>
                <w:szCs w:val="20"/>
              </w:rPr>
            </w:pPr>
            <w:r w:rsidRPr="007A5B19">
              <w:rPr>
                <w:rFonts w:ascii="Arial" w:hAnsi="Arial" w:cs="Arial"/>
                <w:sz w:val="20"/>
                <w:szCs w:val="20"/>
              </w:rPr>
              <w:t xml:space="preserve">66 </w:t>
            </w:r>
            <w:proofErr w:type="spellStart"/>
            <w:r w:rsidRPr="007A5B19">
              <w:rPr>
                <w:rFonts w:ascii="Arial" w:hAnsi="Arial" w:cs="Arial"/>
                <w:sz w:val="20"/>
                <w:szCs w:val="20"/>
              </w:rPr>
              <w:t>лет</w:t>
            </w:r>
            <w:proofErr w:type="spellEnd"/>
            <w:r w:rsidRPr="007A5B19">
              <w:rPr>
                <w:rFonts w:ascii="Arial" w:hAnsi="Arial" w:cs="Arial"/>
                <w:sz w:val="20"/>
                <w:szCs w:val="20"/>
              </w:rPr>
              <w:t xml:space="preserve"> и </w:t>
            </w:r>
            <w:proofErr w:type="spellStart"/>
            <w:r w:rsidRPr="007A5B19">
              <w:rPr>
                <w:rFonts w:ascii="Arial" w:hAnsi="Arial" w:cs="Arial"/>
                <w:sz w:val="20"/>
                <w:szCs w:val="20"/>
              </w:rPr>
              <w:t>старше</w:t>
            </w:r>
            <w:proofErr w:type="spellEnd"/>
          </w:p>
        </w:tc>
      </w:tr>
    </w:tbl>
    <w:p w14:paraId="2D7F79F3" w14:textId="77777777" w:rsidR="0015785D" w:rsidRPr="007A5B19" w:rsidRDefault="0015785D" w:rsidP="0015785D">
      <w:pPr>
        <w:pStyle w:val="ab"/>
        <w:rPr>
          <w:rFonts w:ascii="Arial" w:hAnsi="Arial" w:cs="Arial"/>
          <w:sz w:val="24"/>
          <w:szCs w:val="24"/>
          <w:lang w:val="ru-RU"/>
        </w:rPr>
      </w:pPr>
      <w:r w:rsidRPr="007A5B19">
        <w:rPr>
          <w:rFonts w:ascii="Arial" w:hAnsi="Arial" w:cs="Arial"/>
          <w:sz w:val="24"/>
          <w:szCs w:val="24"/>
          <w:lang w:val="ru-RU"/>
        </w:rPr>
        <w:t>Какой уровень ежемесячного ипотечного платежа для вас допустим?</w:t>
      </w:r>
    </w:p>
    <w:p w14:paraId="0E763481" w14:textId="77777777" w:rsidR="0015785D" w:rsidRPr="00E65318" w:rsidRDefault="0015785D" w:rsidP="0015785D">
      <w:pPr>
        <w:pStyle w:val="ab"/>
        <w:rPr>
          <w:rFonts w:ascii="Arial" w:hAnsi="Arial" w:cs="Arial"/>
          <w:sz w:val="24"/>
          <w:szCs w:val="24"/>
          <w:lang w:val="ru-RU"/>
        </w:rPr>
      </w:pPr>
      <w:r w:rsidRPr="00E65318">
        <w:rPr>
          <w:rFonts w:ascii="Arial" w:hAnsi="Arial" w:cs="Arial"/>
          <w:sz w:val="24"/>
          <w:szCs w:val="24"/>
          <w:lang w:val="ru-RU"/>
        </w:rPr>
        <w:t xml:space="preserve">Менее 20 </w:t>
      </w:r>
      <w:proofErr w:type="spellStart"/>
      <w:r w:rsidRPr="00E65318">
        <w:rPr>
          <w:rFonts w:ascii="Arial" w:hAnsi="Arial" w:cs="Arial"/>
          <w:sz w:val="24"/>
          <w:szCs w:val="24"/>
          <w:lang w:val="ru-RU"/>
        </w:rPr>
        <w:t>т.р</w:t>
      </w:r>
      <w:proofErr w:type="spellEnd"/>
      <w:r w:rsidRPr="00E65318">
        <w:rPr>
          <w:rFonts w:ascii="Arial" w:hAnsi="Arial" w:cs="Arial"/>
          <w:sz w:val="24"/>
          <w:szCs w:val="24"/>
          <w:lang w:val="ru-RU"/>
        </w:rPr>
        <w:t>.</w:t>
      </w:r>
    </w:p>
    <w:p w14:paraId="67C8E18C" w14:textId="77777777" w:rsidR="0015785D" w:rsidRPr="00E65318" w:rsidRDefault="0015785D" w:rsidP="0015785D">
      <w:pPr>
        <w:pStyle w:val="ab"/>
        <w:rPr>
          <w:rFonts w:ascii="Arial" w:hAnsi="Arial" w:cs="Arial"/>
          <w:sz w:val="24"/>
          <w:szCs w:val="24"/>
          <w:lang w:val="ru-RU"/>
        </w:rPr>
      </w:pPr>
      <w:r w:rsidRPr="00E65318">
        <w:rPr>
          <w:rFonts w:ascii="Arial" w:hAnsi="Arial" w:cs="Arial"/>
          <w:sz w:val="24"/>
          <w:szCs w:val="24"/>
          <w:lang w:val="ru-RU"/>
        </w:rPr>
        <w:t>20-29</w:t>
      </w:r>
    </w:p>
    <w:p w14:paraId="2081A9E7" w14:textId="77777777" w:rsidR="0015785D" w:rsidRPr="00E65318" w:rsidRDefault="0015785D" w:rsidP="0015785D">
      <w:pPr>
        <w:pStyle w:val="ab"/>
        <w:rPr>
          <w:rFonts w:ascii="Arial" w:hAnsi="Arial" w:cs="Arial"/>
          <w:sz w:val="24"/>
          <w:szCs w:val="24"/>
          <w:lang w:val="ru-RU"/>
        </w:rPr>
      </w:pPr>
      <w:r w:rsidRPr="00E65318">
        <w:rPr>
          <w:rFonts w:ascii="Arial" w:hAnsi="Arial" w:cs="Arial"/>
          <w:sz w:val="24"/>
          <w:szCs w:val="24"/>
          <w:lang w:val="ru-RU"/>
        </w:rPr>
        <w:t>30-39</w:t>
      </w:r>
    </w:p>
    <w:p w14:paraId="295FC7EE" w14:textId="77777777" w:rsidR="0015785D" w:rsidRPr="00E65318" w:rsidRDefault="0015785D" w:rsidP="0015785D">
      <w:pPr>
        <w:pStyle w:val="ab"/>
        <w:rPr>
          <w:rFonts w:ascii="Arial" w:hAnsi="Arial" w:cs="Arial"/>
          <w:sz w:val="24"/>
          <w:szCs w:val="24"/>
          <w:lang w:val="ru-RU"/>
        </w:rPr>
      </w:pPr>
      <w:r w:rsidRPr="00E65318">
        <w:rPr>
          <w:rFonts w:ascii="Arial" w:hAnsi="Arial" w:cs="Arial"/>
          <w:sz w:val="24"/>
          <w:szCs w:val="24"/>
          <w:lang w:val="ru-RU"/>
        </w:rPr>
        <w:t>40-59</w:t>
      </w:r>
    </w:p>
    <w:p w14:paraId="5A85B41A" w14:textId="77777777" w:rsidR="0015785D" w:rsidRPr="00E65318" w:rsidRDefault="0015785D" w:rsidP="0015785D">
      <w:pPr>
        <w:pStyle w:val="ab"/>
        <w:rPr>
          <w:rFonts w:ascii="Arial" w:hAnsi="Arial" w:cs="Arial"/>
          <w:sz w:val="24"/>
          <w:szCs w:val="24"/>
          <w:lang w:val="ru-RU"/>
        </w:rPr>
      </w:pPr>
      <w:r w:rsidRPr="00E65318">
        <w:rPr>
          <w:rFonts w:ascii="Arial" w:hAnsi="Arial" w:cs="Arial"/>
          <w:sz w:val="24"/>
          <w:szCs w:val="24"/>
          <w:lang w:val="ru-RU"/>
        </w:rPr>
        <w:t>60-79</w:t>
      </w:r>
    </w:p>
    <w:p w14:paraId="565B1D97" w14:textId="77777777" w:rsidR="0015785D" w:rsidRPr="00E65318" w:rsidRDefault="0015785D" w:rsidP="0015785D">
      <w:pPr>
        <w:pStyle w:val="ab"/>
        <w:rPr>
          <w:rFonts w:ascii="Arial" w:hAnsi="Arial" w:cs="Arial"/>
          <w:sz w:val="24"/>
          <w:szCs w:val="24"/>
          <w:lang w:val="ru-RU"/>
        </w:rPr>
      </w:pPr>
      <w:r w:rsidRPr="00E65318">
        <w:rPr>
          <w:rFonts w:ascii="Arial" w:hAnsi="Arial" w:cs="Arial"/>
          <w:sz w:val="24"/>
          <w:szCs w:val="24"/>
          <w:lang w:val="ru-RU"/>
        </w:rPr>
        <w:t>Более 80</w:t>
      </w:r>
    </w:p>
    <w:p w14:paraId="008B0306" w14:textId="77777777" w:rsidR="0015785D" w:rsidRDefault="0015785D" w:rsidP="0015785D">
      <w:pPr>
        <w:tabs>
          <w:tab w:val="left" w:pos="1134"/>
        </w:tabs>
        <w:spacing w:after="0" w:line="240" w:lineRule="auto"/>
        <w:ind w:firstLine="709"/>
        <w:rPr>
          <w:rFonts w:ascii="Arial" w:hAnsi="Arial" w:cs="Arial"/>
          <w:color w:val="000000" w:themeColor="text1"/>
          <w:sz w:val="24"/>
          <w:szCs w:val="24"/>
        </w:rPr>
        <w:sectPr w:rsidR="0015785D" w:rsidSect="00EF5E81">
          <w:pgSz w:w="11907" w:h="16840" w:code="9"/>
          <w:pgMar w:top="1134" w:right="851" w:bottom="1134" w:left="1134" w:header="720" w:footer="720" w:gutter="0"/>
          <w:cols w:space="720"/>
          <w:docGrid w:linePitch="1"/>
        </w:sectPr>
      </w:pPr>
    </w:p>
    <w:p w14:paraId="6FFFB67F" w14:textId="7DBE31CA" w:rsidR="0015785D" w:rsidRPr="005C4FF8" w:rsidRDefault="0015785D" w:rsidP="0015785D">
      <w:pPr>
        <w:pStyle w:val="1"/>
        <w:tabs>
          <w:tab w:val="left" w:pos="993"/>
        </w:tabs>
        <w:spacing w:after="120" w:line="240" w:lineRule="auto"/>
        <w:ind w:left="709"/>
        <w:jc w:val="center"/>
        <w:rPr>
          <w:rFonts w:ascii="Arial" w:hAnsi="Arial" w:cs="Arial"/>
          <w:b/>
          <w:color w:val="008066"/>
          <w:sz w:val="28"/>
          <w:lang w:val="ru-RU"/>
        </w:rPr>
      </w:pPr>
      <w:bookmarkStart w:id="87" w:name="_Приложение_9_Пример"/>
      <w:bookmarkStart w:id="88" w:name="_Приложение_7_Пример"/>
      <w:bookmarkStart w:id="89" w:name="_Toc168492226"/>
      <w:bookmarkEnd w:id="87"/>
      <w:bookmarkEnd w:id="88"/>
      <w:r w:rsidRPr="005C4FF8">
        <w:rPr>
          <w:rFonts w:ascii="Arial" w:hAnsi="Arial" w:cs="Arial"/>
          <w:b/>
          <w:color w:val="008066"/>
          <w:sz w:val="28"/>
          <w:lang w:val="ru-RU"/>
        </w:rPr>
        <w:lastRenderedPageBreak/>
        <w:t>Приложение</w:t>
      </w:r>
      <w:r w:rsidR="001E1AFC">
        <w:rPr>
          <w:rFonts w:ascii="Arial" w:hAnsi="Arial" w:cs="Arial"/>
          <w:b/>
          <w:color w:val="008066"/>
          <w:sz w:val="28"/>
          <w:lang w:val="ru-RU"/>
        </w:rPr>
        <w:t xml:space="preserve"> 7</w:t>
      </w:r>
      <w:r w:rsidRPr="005C4FF8">
        <w:rPr>
          <w:rFonts w:ascii="Arial" w:hAnsi="Arial" w:cs="Arial"/>
          <w:b/>
          <w:color w:val="008066"/>
          <w:sz w:val="28"/>
          <w:lang w:val="ru-RU"/>
        </w:rPr>
        <w:br/>
      </w:r>
      <w:r w:rsidRPr="00CA228C">
        <w:rPr>
          <w:rFonts w:ascii="Arial" w:hAnsi="Arial" w:cs="Arial"/>
          <w:b/>
          <w:color w:val="008066"/>
          <w:sz w:val="28"/>
          <w:lang w:val="ru-RU"/>
        </w:rPr>
        <w:t xml:space="preserve">Пример аналитического отчета </w:t>
      </w:r>
      <w:r>
        <w:rPr>
          <w:rFonts w:ascii="Arial" w:hAnsi="Arial" w:cs="Arial"/>
          <w:b/>
          <w:color w:val="008066"/>
          <w:sz w:val="28"/>
          <w:lang w:val="ru-RU"/>
        </w:rPr>
        <w:t>по</w:t>
      </w:r>
      <w:r w:rsidRPr="00CA228C">
        <w:rPr>
          <w:rFonts w:ascii="Arial" w:hAnsi="Arial" w:cs="Arial"/>
          <w:b/>
          <w:color w:val="008066"/>
          <w:sz w:val="28"/>
          <w:lang w:val="ru-RU"/>
        </w:rPr>
        <w:t xml:space="preserve"> </w:t>
      </w:r>
      <w:r w:rsidRPr="00186987">
        <w:rPr>
          <w:rFonts w:ascii="Arial" w:hAnsi="Arial" w:cs="Arial"/>
          <w:b/>
          <w:color w:val="008066"/>
          <w:sz w:val="28"/>
          <w:lang w:val="ru-RU"/>
        </w:rPr>
        <w:t>оценке NPS бренда в сравнении с конкурентами</w:t>
      </w:r>
      <w:bookmarkEnd w:id="89"/>
    </w:p>
    <w:p w14:paraId="4009249E" w14:textId="77777777" w:rsidR="0015785D" w:rsidRDefault="001E1AFC" w:rsidP="001E1AFC">
      <w:pPr>
        <w:tabs>
          <w:tab w:val="left" w:pos="1134"/>
        </w:tabs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2037BC8" wp14:editId="70EC1800">
            <wp:extent cx="6393976" cy="3122309"/>
            <wp:effectExtent l="0" t="0" r="698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34284" cy="314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 wp14:anchorId="3F7C716F" wp14:editId="203DA4BF">
            <wp:extent cx="6830704" cy="2829955"/>
            <wp:effectExtent l="0" t="0" r="825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92830" cy="285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84B0" w14:textId="0DA0DB3C" w:rsidR="001E1AFC" w:rsidRDefault="001E1AFC" w:rsidP="001E1AFC">
      <w:pPr>
        <w:tabs>
          <w:tab w:val="left" w:pos="1134"/>
        </w:tabs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 w:rsidRPr="001E1AFC">
        <w:rPr>
          <w:noProof/>
        </w:rPr>
        <w:drawing>
          <wp:inline distT="0" distB="0" distL="0" distR="0" wp14:anchorId="1BB69A50" wp14:editId="794D0469">
            <wp:extent cx="6856832" cy="3252697"/>
            <wp:effectExtent l="0" t="0" r="127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93837" cy="32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  <w:r w:rsidRPr="001E1AFC">
        <w:rPr>
          <w:noProof/>
        </w:rPr>
        <w:drawing>
          <wp:inline distT="0" distB="0" distL="0" distR="0" wp14:anchorId="3142BBD2" wp14:editId="64B92670">
            <wp:extent cx="6646460" cy="3474399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94073" cy="34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FD78" w14:textId="77777777" w:rsidR="00D04F33" w:rsidRDefault="00D04F33" w:rsidP="001E1AFC">
      <w:pPr>
        <w:tabs>
          <w:tab w:val="left" w:pos="1134"/>
        </w:tabs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  <w:sectPr w:rsidR="00D04F33" w:rsidSect="001E1AFC">
          <w:pgSz w:w="23808" w:h="16840" w:orient="landscape" w:code="8"/>
          <w:pgMar w:top="1134" w:right="1134" w:bottom="851" w:left="1134" w:header="720" w:footer="720" w:gutter="0"/>
          <w:cols w:space="720"/>
          <w:docGrid w:linePitch="1"/>
        </w:sectPr>
      </w:pPr>
    </w:p>
    <w:p w14:paraId="6F0757DF" w14:textId="588AA4BB" w:rsidR="00D04F33" w:rsidRDefault="00D04F33" w:rsidP="001E1AFC">
      <w:pPr>
        <w:tabs>
          <w:tab w:val="left" w:pos="1134"/>
        </w:tabs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E03E152" wp14:editId="5A8A8832">
            <wp:simplePos x="0" y="0"/>
            <wp:positionH relativeFrom="column">
              <wp:posOffset>3175</wp:posOffset>
            </wp:positionH>
            <wp:positionV relativeFrom="paragraph">
              <wp:posOffset>177165</wp:posOffset>
            </wp:positionV>
            <wp:extent cx="9507220" cy="3602990"/>
            <wp:effectExtent l="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722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11D7616" w14:textId="5B5149D7" w:rsidR="001E1AFC" w:rsidRPr="00CE7153" w:rsidRDefault="00D04F33" w:rsidP="001E1AFC">
      <w:pPr>
        <w:tabs>
          <w:tab w:val="left" w:pos="1134"/>
        </w:tabs>
        <w:spacing w:after="0" w:line="24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 w:type="textWrapping" w:clear="all"/>
      </w:r>
    </w:p>
    <w:sectPr w:rsidR="001E1AFC" w:rsidRPr="00CE7153" w:rsidSect="00D04F33">
      <w:pgSz w:w="16840" w:h="11907" w:orient="landscape" w:code="9"/>
      <w:pgMar w:top="1134" w:right="1134" w:bottom="851" w:left="1134" w:header="720" w:footer="720" w:gutter="0"/>
      <w:cols w:space="720"/>
      <w:docGrid w:linePitch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A62DDE" w14:textId="77777777" w:rsidR="00D140B0" w:rsidRDefault="00D140B0" w:rsidP="0015785D">
      <w:pPr>
        <w:spacing w:after="0" w:line="240" w:lineRule="auto"/>
      </w:pPr>
      <w:r>
        <w:separator/>
      </w:r>
    </w:p>
  </w:endnote>
  <w:endnote w:type="continuationSeparator" w:id="0">
    <w:p w14:paraId="2267D5A6" w14:textId="77777777" w:rsidR="00D140B0" w:rsidRDefault="00D140B0" w:rsidP="00157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20002A87" w:usb1="00000000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72216051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4"/>
        <w:szCs w:val="24"/>
      </w:rPr>
    </w:sdtEndPr>
    <w:sdtContent>
      <w:p w14:paraId="39ABE6D5" w14:textId="77777777" w:rsidR="0080320E" w:rsidRPr="00682C13" w:rsidRDefault="0080320E">
        <w:pPr>
          <w:pStyle w:val="a7"/>
          <w:jc w:val="right"/>
          <w:rPr>
            <w:rFonts w:ascii="Arial" w:hAnsi="Arial" w:cs="Arial"/>
            <w:b/>
            <w:sz w:val="24"/>
            <w:szCs w:val="24"/>
          </w:rPr>
        </w:pPr>
        <w:r w:rsidRPr="00682C13">
          <w:rPr>
            <w:rFonts w:ascii="Arial" w:hAnsi="Arial" w:cs="Arial"/>
            <w:b/>
            <w:sz w:val="24"/>
            <w:szCs w:val="24"/>
          </w:rPr>
          <w:fldChar w:fldCharType="begin"/>
        </w:r>
        <w:r w:rsidRPr="00682C13">
          <w:rPr>
            <w:rFonts w:ascii="Arial" w:hAnsi="Arial" w:cs="Arial"/>
            <w:b/>
            <w:sz w:val="24"/>
            <w:szCs w:val="24"/>
          </w:rPr>
          <w:instrText>PAGE   \* MERGEFORMAT</w:instrText>
        </w:r>
        <w:r w:rsidRPr="00682C13">
          <w:rPr>
            <w:rFonts w:ascii="Arial" w:hAnsi="Arial" w:cs="Arial"/>
            <w:b/>
            <w:sz w:val="24"/>
            <w:szCs w:val="24"/>
          </w:rPr>
          <w:fldChar w:fldCharType="separate"/>
        </w:r>
        <w:r w:rsidRPr="00682C13">
          <w:rPr>
            <w:rFonts w:ascii="Arial" w:hAnsi="Arial" w:cs="Arial"/>
            <w:b/>
            <w:sz w:val="24"/>
            <w:szCs w:val="24"/>
            <w:lang w:val="ru-RU"/>
          </w:rPr>
          <w:t>2</w:t>
        </w:r>
        <w:r w:rsidRPr="00682C13">
          <w:rPr>
            <w:rFonts w:ascii="Arial" w:hAnsi="Arial" w:cs="Arial"/>
            <w:b/>
            <w:sz w:val="24"/>
            <w:szCs w:val="24"/>
          </w:rPr>
          <w:fldChar w:fldCharType="end"/>
        </w:r>
      </w:p>
    </w:sdtContent>
  </w:sdt>
  <w:p w14:paraId="12C346A2" w14:textId="77777777" w:rsidR="0080320E" w:rsidRDefault="0080320E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8922258"/>
      <w:docPartObj>
        <w:docPartGallery w:val="Page Numbers (Bottom of Page)"/>
        <w:docPartUnique/>
      </w:docPartObj>
    </w:sdtPr>
    <w:sdtEndPr>
      <w:rPr>
        <w:rFonts w:ascii="Arial" w:hAnsi="Arial" w:cs="Arial"/>
        <w:b/>
        <w:sz w:val="24"/>
        <w:szCs w:val="24"/>
      </w:rPr>
    </w:sdtEndPr>
    <w:sdtContent>
      <w:p w14:paraId="391E2E37" w14:textId="77777777" w:rsidR="0080320E" w:rsidRPr="00682C13" w:rsidRDefault="0080320E">
        <w:pPr>
          <w:pStyle w:val="a7"/>
          <w:jc w:val="right"/>
          <w:rPr>
            <w:rFonts w:ascii="Arial" w:hAnsi="Arial" w:cs="Arial"/>
            <w:b/>
            <w:sz w:val="24"/>
            <w:szCs w:val="24"/>
          </w:rPr>
        </w:pPr>
        <w:r w:rsidRPr="00682C13">
          <w:rPr>
            <w:rFonts w:ascii="Arial" w:hAnsi="Arial" w:cs="Arial"/>
            <w:b/>
            <w:sz w:val="24"/>
            <w:szCs w:val="24"/>
          </w:rPr>
          <w:fldChar w:fldCharType="begin"/>
        </w:r>
        <w:r w:rsidRPr="00682C13">
          <w:rPr>
            <w:rFonts w:ascii="Arial" w:hAnsi="Arial" w:cs="Arial"/>
            <w:b/>
            <w:sz w:val="24"/>
            <w:szCs w:val="24"/>
          </w:rPr>
          <w:instrText>PAGE   \* MERGEFORMAT</w:instrText>
        </w:r>
        <w:r w:rsidRPr="00682C13">
          <w:rPr>
            <w:rFonts w:ascii="Arial" w:hAnsi="Arial" w:cs="Arial"/>
            <w:b/>
            <w:sz w:val="24"/>
            <w:szCs w:val="24"/>
          </w:rPr>
          <w:fldChar w:fldCharType="separate"/>
        </w:r>
        <w:r w:rsidRPr="00EA6F18">
          <w:rPr>
            <w:rFonts w:ascii="Arial" w:hAnsi="Arial" w:cs="Arial"/>
            <w:b/>
            <w:noProof/>
            <w:sz w:val="24"/>
            <w:szCs w:val="24"/>
            <w:lang w:val="ru-RU"/>
          </w:rPr>
          <w:t>16</w:t>
        </w:r>
        <w:r w:rsidRPr="00682C13">
          <w:rPr>
            <w:rFonts w:ascii="Arial" w:hAnsi="Arial" w:cs="Arial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C0A40" w14:textId="77777777" w:rsidR="00D140B0" w:rsidRDefault="00D140B0" w:rsidP="0015785D">
      <w:pPr>
        <w:spacing w:after="0" w:line="240" w:lineRule="auto"/>
      </w:pPr>
      <w:r>
        <w:separator/>
      </w:r>
    </w:p>
  </w:footnote>
  <w:footnote w:type="continuationSeparator" w:id="0">
    <w:p w14:paraId="42D7DB4E" w14:textId="77777777" w:rsidR="00D140B0" w:rsidRDefault="00D140B0" w:rsidP="0015785D">
      <w:pPr>
        <w:spacing w:after="0" w:line="240" w:lineRule="auto"/>
      </w:pPr>
      <w:r>
        <w:continuationSeparator/>
      </w:r>
    </w:p>
  </w:footnote>
  <w:footnote w:id="1">
    <w:p w14:paraId="1DCFD44E" w14:textId="6C3FD3A0" w:rsidR="0080320E" w:rsidRPr="002B0D7C" w:rsidRDefault="0080320E" w:rsidP="0015785D">
      <w:pPr>
        <w:pStyle w:val="af2"/>
        <w:rPr>
          <w:rFonts w:ascii="Arial" w:hAnsi="Arial" w:cs="Arial"/>
          <w:lang w:val="ru-RU"/>
        </w:rPr>
      </w:pPr>
      <w:r w:rsidRPr="002B0D7C">
        <w:rPr>
          <w:rStyle w:val="af4"/>
          <w:rFonts w:ascii="Arial" w:hAnsi="Arial" w:cs="Arial"/>
        </w:rPr>
        <w:footnoteRef/>
      </w:r>
      <w:r w:rsidRPr="002B0D7C">
        <w:rPr>
          <w:rFonts w:ascii="Arial" w:hAnsi="Arial" w:cs="Arial"/>
          <w:lang w:val="ru-RU"/>
        </w:rPr>
        <w:t xml:space="preserve"> Настоящи</w:t>
      </w:r>
      <w:r>
        <w:rPr>
          <w:rFonts w:ascii="Arial" w:hAnsi="Arial" w:cs="Arial"/>
          <w:lang w:val="ru-RU"/>
        </w:rPr>
        <w:t>й</w:t>
      </w:r>
      <w:r w:rsidRPr="002B0D7C">
        <w:rPr>
          <w:rFonts w:ascii="Arial" w:hAnsi="Arial" w:cs="Arial"/>
          <w:lang w:val="ru-RU"/>
        </w:rPr>
        <w:t xml:space="preserve"> документ на момент утверждения С17.1 «Методик</w:t>
      </w:r>
      <w:r>
        <w:rPr>
          <w:rFonts w:ascii="Arial" w:hAnsi="Arial" w:cs="Arial"/>
          <w:lang w:val="ru-RU"/>
        </w:rPr>
        <w:t>и</w:t>
      </w:r>
      <w:r w:rsidRPr="002B0D7C">
        <w:rPr>
          <w:rFonts w:ascii="Arial" w:hAnsi="Arial" w:cs="Arial"/>
          <w:lang w:val="ru-RU"/>
        </w:rPr>
        <w:t xml:space="preserve"> проведения оценки клиентских метрик NPS, CSI и Q -фактора» наход</w:t>
      </w:r>
      <w:r>
        <w:rPr>
          <w:rFonts w:ascii="Arial" w:hAnsi="Arial" w:cs="Arial"/>
          <w:lang w:val="ru-RU"/>
        </w:rPr>
        <w:t>и</w:t>
      </w:r>
      <w:r w:rsidRPr="002B0D7C">
        <w:rPr>
          <w:rFonts w:ascii="Arial" w:hAnsi="Arial" w:cs="Arial"/>
          <w:lang w:val="ru-RU"/>
        </w:rPr>
        <w:t>тся на этапе разработки.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1662"/>
      <w:gridCol w:w="1594"/>
      <w:gridCol w:w="6649"/>
    </w:tblGrid>
    <w:tr w:rsidR="0080320E" w:rsidRPr="001862E4" w14:paraId="5320892B" w14:textId="77777777" w:rsidTr="00EF5E81">
      <w:tc>
        <w:tcPr>
          <w:tcW w:w="1662" w:type="dxa"/>
          <w:tcBorders>
            <w:bottom w:val="single" w:sz="18" w:space="0" w:color="006666"/>
          </w:tcBorders>
          <w:shd w:val="clear" w:color="auto" w:fill="auto"/>
        </w:tcPr>
        <w:p w14:paraId="49107021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120" w:line="240" w:lineRule="auto"/>
            <w:rPr>
              <w:rFonts w:ascii="Arial" w:eastAsia="Times New Roman" w:hAnsi="Arial" w:cs="Arial"/>
            </w:rPr>
          </w:pPr>
          <w:r w:rsidRPr="00AB2C9D">
            <w:rPr>
              <w:rFonts w:ascii="Arial" w:eastAsia="Times New Roman" w:hAnsi="Arial" w:cs="Arial"/>
              <w:noProof/>
              <w:lang w:eastAsia="ru-RU"/>
            </w:rPr>
            <w:drawing>
              <wp:inline distT="0" distB="0" distL="0" distR="0" wp14:anchorId="02726ACC" wp14:editId="7A77CA6E">
                <wp:extent cx="797560" cy="612775"/>
                <wp:effectExtent l="0" t="0" r="2540" b="0"/>
                <wp:docPr id="1" name="Рисунок 1" descr="AT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AT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7560" cy="61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94" w:type="dxa"/>
          <w:tcBorders>
            <w:bottom w:val="single" w:sz="18" w:space="0" w:color="006666"/>
          </w:tcBorders>
          <w:shd w:val="clear" w:color="auto" w:fill="auto"/>
          <w:vAlign w:val="center"/>
        </w:tcPr>
        <w:p w14:paraId="16AA79E2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Arial" w:eastAsia="Times New Roman" w:hAnsi="Arial" w:cs="Arial"/>
              <w:b/>
            </w:rPr>
          </w:pPr>
          <w:r>
            <w:rPr>
              <w:rFonts w:ascii="Arial" w:eastAsia="Times New Roman" w:hAnsi="Arial" w:cs="Arial"/>
              <w:b/>
            </w:rPr>
            <w:t>С15.1</w:t>
          </w:r>
        </w:p>
      </w:tc>
      <w:tc>
        <w:tcPr>
          <w:tcW w:w="6649" w:type="dxa"/>
          <w:tcBorders>
            <w:bottom w:val="single" w:sz="18" w:space="0" w:color="006666"/>
          </w:tcBorders>
          <w:shd w:val="clear" w:color="auto" w:fill="auto"/>
          <w:vAlign w:val="center"/>
        </w:tcPr>
        <w:p w14:paraId="2512890D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Arial" w:eastAsia="Times New Roman" w:hAnsi="Arial" w:cs="Arial"/>
              <w:b/>
            </w:rPr>
          </w:pPr>
          <w:r w:rsidRPr="00AC69FE">
            <w:rPr>
              <w:rFonts w:ascii="Arial" w:eastAsia="Times New Roman" w:hAnsi="Arial" w:cs="Arial"/>
              <w:b/>
            </w:rPr>
            <w:t>Инструкция по подготовке ежеквартальной отчётности управляющих компаний перед Застройщиком</w:t>
          </w:r>
        </w:p>
      </w:tc>
    </w:tr>
    <w:tr w:rsidR="0080320E" w:rsidRPr="001862E4" w14:paraId="2C1DDBEF" w14:textId="77777777" w:rsidTr="00EF5E81">
      <w:trPr>
        <w:trHeight w:val="35"/>
      </w:trPr>
      <w:tc>
        <w:tcPr>
          <w:tcW w:w="1662" w:type="dxa"/>
          <w:tcBorders>
            <w:top w:val="single" w:sz="18" w:space="0" w:color="006666"/>
          </w:tcBorders>
          <w:shd w:val="clear" w:color="auto" w:fill="auto"/>
        </w:tcPr>
        <w:p w14:paraId="223B2179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120" w:line="240" w:lineRule="auto"/>
            <w:jc w:val="center"/>
            <w:rPr>
              <w:rFonts w:ascii="Arial" w:eastAsia="Times New Roman" w:hAnsi="Arial" w:cs="Arial"/>
              <w:noProof/>
              <w:sz w:val="6"/>
              <w:szCs w:val="6"/>
              <w:lang w:eastAsia="ru-RU"/>
            </w:rPr>
          </w:pPr>
        </w:p>
      </w:tc>
      <w:tc>
        <w:tcPr>
          <w:tcW w:w="1594" w:type="dxa"/>
          <w:tcBorders>
            <w:top w:val="single" w:sz="18" w:space="0" w:color="006666"/>
          </w:tcBorders>
          <w:shd w:val="clear" w:color="auto" w:fill="auto"/>
        </w:tcPr>
        <w:p w14:paraId="517FD32E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Arial" w:eastAsia="Times New Roman" w:hAnsi="Arial" w:cs="Arial"/>
              <w:sz w:val="6"/>
              <w:szCs w:val="6"/>
            </w:rPr>
          </w:pPr>
        </w:p>
      </w:tc>
      <w:tc>
        <w:tcPr>
          <w:tcW w:w="6649" w:type="dxa"/>
          <w:tcBorders>
            <w:top w:val="single" w:sz="18" w:space="0" w:color="006666"/>
          </w:tcBorders>
          <w:shd w:val="clear" w:color="auto" w:fill="auto"/>
        </w:tcPr>
        <w:p w14:paraId="2FD57CB4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Arial" w:eastAsia="Times New Roman" w:hAnsi="Arial" w:cs="Arial"/>
              <w:sz w:val="6"/>
              <w:szCs w:val="6"/>
            </w:rPr>
          </w:pPr>
        </w:p>
      </w:tc>
    </w:tr>
  </w:tbl>
  <w:p w14:paraId="108B31CD" w14:textId="77777777" w:rsidR="0080320E" w:rsidRPr="00B42569" w:rsidRDefault="0080320E" w:rsidP="00EF5E81">
    <w:pPr>
      <w:pStyle w:val="a5"/>
      <w:rPr>
        <w:sz w:val="2"/>
        <w:szCs w:val="2"/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173" w:type="dxa"/>
      <w:tblLook w:val="04A0" w:firstRow="1" w:lastRow="0" w:firstColumn="1" w:lastColumn="0" w:noHBand="0" w:noVBand="1"/>
    </w:tblPr>
    <w:tblGrid>
      <w:gridCol w:w="1662"/>
      <w:gridCol w:w="856"/>
      <w:gridCol w:w="7655"/>
    </w:tblGrid>
    <w:tr w:rsidR="0080320E" w:rsidRPr="001862E4" w14:paraId="72413790" w14:textId="77777777" w:rsidTr="00EF5E81">
      <w:tc>
        <w:tcPr>
          <w:tcW w:w="1662" w:type="dxa"/>
          <w:tcBorders>
            <w:bottom w:val="single" w:sz="18" w:space="0" w:color="006666"/>
          </w:tcBorders>
          <w:shd w:val="clear" w:color="auto" w:fill="auto"/>
        </w:tcPr>
        <w:p w14:paraId="1633BE37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120" w:line="240" w:lineRule="auto"/>
            <w:rPr>
              <w:rFonts w:ascii="Arial" w:eastAsia="Times New Roman" w:hAnsi="Arial" w:cs="Arial"/>
            </w:rPr>
          </w:pPr>
          <w:r w:rsidRPr="00AB2C9D">
            <w:rPr>
              <w:rFonts w:ascii="Arial" w:eastAsia="Times New Roman" w:hAnsi="Arial" w:cs="Arial"/>
              <w:noProof/>
              <w:lang w:eastAsia="ru-RU"/>
            </w:rPr>
            <w:drawing>
              <wp:inline distT="0" distB="0" distL="0" distR="0" wp14:anchorId="609DD240" wp14:editId="2197CE93">
                <wp:extent cx="797560" cy="612775"/>
                <wp:effectExtent l="0" t="0" r="2540" b="0"/>
                <wp:docPr id="18" name="Рисунок 18" descr="AT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ATO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7560" cy="612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6" w:type="dxa"/>
          <w:tcBorders>
            <w:bottom w:val="single" w:sz="18" w:space="0" w:color="006666"/>
          </w:tcBorders>
          <w:shd w:val="clear" w:color="auto" w:fill="auto"/>
          <w:vAlign w:val="center"/>
        </w:tcPr>
        <w:p w14:paraId="5A14F9A1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Arial" w:eastAsia="Times New Roman" w:hAnsi="Arial" w:cs="Arial"/>
              <w:b/>
            </w:rPr>
          </w:pPr>
          <w:r>
            <w:rPr>
              <w:rFonts w:ascii="Arial" w:eastAsia="Times New Roman" w:hAnsi="Arial" w:cs="Arial"/>
              <w:b/>
            </w:rPr>
            <w:t>С17.1</w:t>
          </w:r>
        </w:p>
      </w:tc>
      <w:tc>
        <w:tcPr>
          <w:tcW w:w="7655" w:type="dxa"/>
          <w:tcBorders>
            <w:bottom w:val="single" w:sz="18" w:space="0" w:color="006666"/>
          </w:tcBorders>
          <w:shd w:val="clear" w:color="auto" w:fill="auto"/>
          <w:vAlign w:val="center"/>
        </w:tcPr>
        <w:p w14:paraId="71B9716C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0" w:line="240" w:lineRule="auto"/>
            <w:rPr>
              <w:rFonts w:ascii="Arial" w:eastAsia="Times New Roman" w:hAnsi="Arial" w:cs="Arial"/>
              <w:b/>
            </w:rPr>
          </w:pPr>
          <w:r w:rsidRPr="008864D7">
            <w:rPr>
              <w:rFonts w:ascii="Arial" w:eastAsia="Times New Roman" w:hAnsi="Arial" w:cs="Arial"/>
              <w:b/>
            </w:rPr>
            <w:t xml:space="preserve">Методика проведения </w:t>
          </w:r>
          <w:r>
            <w:rPr>
              <w:rFonts w:ascii="Arial" w:eastAsia="Times New Roman" w:hAnsi="Arial" w:cs="Arial"/>
              <w:b/>
            </w:rPr>
            <w:t>замера</w:t>
          </w:r>
          <w:r w:rsidRPr="008864D7">
            <w:rPr>
              <w:rFonts w:ascii="Arial" w:eastAsia="Times New Roman" w:hAnsi="Arial" w:cs="Arial"/>
              <w:b/>
            </w:rPr>
            <w:t xml:space="preserve"> клиентских метрик NPS, CSI и </w:t>
          </w:r>
          <w:r>
            <w:rPr>
              <w:rFonts w:ascii="Arial" w:eastAsia="Times New Roman" w:hAnsi="Arial" w:cs="Arial"/>
              <w:b/>
            </w:rPr>
            <w:br/>
          </w:r>
          <w:r w:rsidRPr="008864D7">
            <w:rPr>
              <w:rFonts w:ascii="Arial" w:eastAsia="Times New Roman" w:hAnsi="Arial" w:cs="Arial"/>
              <w:b/>
            </w:rPr>
            <w:t>Q -фактора</w:t>
          </w:r>
        </w:p>
      </w:tc>
    </w:tr>
    <w:tr w:rsidR="0080320E" w:rsidRPr="001862E4" w14:paraId="32F01199" w14:textId="77777777" w:rsidTr="00EF5E81">
      <w:trPr>
        <w:trHeight w:val="35"/>
      </w:trPr>
      <w:tc>
        <w:tcPr>
          <w:tcW w:w="1662" w:type="dxa"/>
          <w:tcBorders>
            <w:top w:val="single" w:sz="18" w:space="0" w:color="006666"/>
          </w:tcBorders>
          <w:shd w:val="clear" w:color="auto" w:fill="auto"/>
        </w:tcPr>
        <w:p w14:paraId="4AFD8EEA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120" w:line="240" w:lineRule="auto"/>
            <w:jc w:val="center"/>
            <w:rPr>
              <w:rFonts w:ascii="Arial" w:eastAsia="Times New Roman" w:hAnsi="Arial" w:cs="Arial"/>
              <w:noProof/>
              <w:sz w:val="6"/>
              <w:szCs w:val="6"/>
              <w:lang w:eastAsia="ru-RU"/>
            </w:rPr>
          </w:pPr>
        </w:p>
      </w:tc>
      <w:tc>
        <w:tcPr>
          <w:tcW w:w="856" w:type="dxa"/>
          <w:tcBorders>
            <w:top w:val="single" w:sz="18" w:space="0" w:color="006666"/>
          </w:tcBorders>
          <w:shd w:val="clear" w:color="auto" w:fill="auto"/>
        </w:tcPr>
        <w:p w14:paraId="7C608DBB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Arial" w:eastAsia="Times New Roman" w:hAnsi="Arial" w:cs="Arial"/>
              <w:sz w:val="6"/>
              <w:szCs w:val="6"/>
            </w:rPr>
          </w:pPr>
        </w:p>
      </w:tc>
      <w:tc>
        <w:tcPr>
          <w:tcW w:w="7655" w:type="dxa"/>
          <w:tcBorders>
            <w:top w:val="single" w:sz="18" w:space="0" w:color="006666"/>
          </w:tcBorders>
          <w:shd w:val="clear" w:color="auto" w:fill="auto"/>
        </w:tcPr>
        <w:p w14:paraId="1F2A4043" w14:textId="77777777" w:rsidR="0080320E" w:rsidRPr="00AB2C9D" w:rsidRDefault="0080320E" w:rsidP="00EF5E81">
          <w:pPr>
            <w:tabs>
              <w:tab w:val="center" w:pos="4677"/>
              <w:tab w:val="right" w:pos="9355"/>
            </w:tabs>
            <w:spacing w:after="0" w:line="240" w:lineRule="auto"/>
            <w:jc w:val="center"/>
            <w:rPr>
              <w:rFonts w:ascii="Arial" w:eastAsia="Times New Roman" w:hAnsi="Arial" w:cs="Arial"/>
              <w:sz w:val="6"/>
              <w:szCs w:val="6"/>
            </w:rPr>
          </w:pPr>
        </w:p>
      </w:tc>
    </w:tr>
  </w:tbl>
  <w:p w14:paraId="3EDFEA75" w14:textId="77777777" w:rsidR="0080320E" w:rsidRPr="00B42569" w:rsidRDefault="0080320E" w:rsidP="00EF5E81">
    <w:pPr>
      <w:pStyle w:val="a5"/>
      <w:rPr>
        <w:sz w:val="2"/>
        <w:szCs w:val="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040AD"/>
    <w:multiLevelType w:val="hybridMultilevel"/>
    <w:tmpl w:val="CA3277AE"/>
    <w:lvl w:ilvl="0" w:tplc="3EF0DC74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96B91"/>
    <w:multiLevelType w:val="hybridMultilevel"/>
    <w:tmpl w:val="D91CAA92"/>
    <w:lvl w:ilvl="0" w:tplc="849611A6">
      <w:start w:val="1"/>
      <w:numFmt w:val="decimal"/>
      <w:lvlText w:val="6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69648D5A">
      <w:start w:val="1"/>
      <w:numFmt w:val="bullet"/>
      <w:lvlText w:val=""/>
      <w:lvlJc w:val="left"/>
      <w:pPr>
        <w:ind w:left="2869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AB4E1F"/>
    <w:multiLevelType w:val="hybridMultilevel"/>
    <w:tmpl w:val="CA3277AE"/>
    <w:lvl w:ilvl="0" w:tplc="3EF0DC74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82CE9"/>
    <w:multiLevelType w:val="hybridMultilevel"/>
    <w:tmpl w:val="5316D2AA"/>
    <w:lvl w:ilvl="0" w:tplc="69648D5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E100E1"/>
    <w:multiLevelType w:val="hybridMultilevel"/>
    <w:tmpl w:val="A7BC4EB2"/>
    <w:lvl w:ilvl="0" w:tplc="D95ADD12">
      <w:start w:val="1"/>
      <w:numFmt w:val="decimal"/>
      <w:lvlText w:val="5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A34BCC"/>
    <w:multiLevelType w:val="hybridMultilevel"/>
    <w:tmpl w:val="80500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115C3"/>
    <w:multiLevelType w:val="hybridMultilevel"/>
    <w:tmpl w:val="0446451C"/>
    <w:lvl w:ilvl="0" w:tplc="A39AD5CC">
      <w:start w:val="1"/>
      <w:numFmt w:val="decimal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E8389D"/>
    <w:multiLevelType w:val="multilevel"/>
    <w:tmpl w:val="7E506488"/>
    <w:lvl w:ilvl="0">
      <w:start w:val="1"/>
      <w:numFmt w:val="decimal"/>
      <w:lvlText w:val="%1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8" w15:restartNumberingAfterBreak="0">
    <w:nsid w:val="1EAD1837"/>
    <w:multiLevelType w:val="hybridMultilevel"/>
    <w:tmpl w:val="785CE1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B51E86"/>
    <w:multiLevelType w:val="hybridMultilevel"/>
    <w:tmpl w:val="5F8044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A42EF"/>
    <w:multiLevelType w:val="hybridMultilevel"/>
    <w:tmpl w:val="7576C1FA"/>
    <w:lvl w:ilvl="0" w:tplc="7F08DBC4">
      <w:start w:val="1"/>
      <w:numFmt w:val="decimal"/>
      <w:lvlText w:val="7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BCF69B2"/>
    <w:multiLevelType w:val="hybridMultilevel"/>
    <w:tmpl w:val="CA3277AE"/>
    <w:lvl w:ilvl="0" w:tplc="3EF0DC74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591A49"/>
    <w:multiLevelType w:val="hybridMultilevel"/>
    <w:tmpl w:val="9E407844"/>
    <w:lvl w:ilvl="0" w:tplc="FC4459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5397978"/>
    <w:multiLevelType w:val="hybridMultilevel"/>
    <w:tmpl w:val="65FE49D4"/>
    <w:lvl w:ilvl="0" w:tplc="69648D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101FB7"/>
    <w:multiLevelType w:val="hybridMultilevel"/>
    <w:tmpl w:val="C37E5C4E"/>
    <w:lvl w:ilvl="0" w:tplc="EEC6B9A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9D1EA1"/>
    <w:multiLevelType w:val="hybridMultilevel"/>
    <w:tmpl w:val="FDD43C8E"/>
    <w:lvl w:ilvl="0" w:tplc="04190011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64C2B"/>
    <w:multiLevelType w:val="hybridMultilevel"/>
    <w:tmpl w:val="CA3277AE"/>
    <w:lvl w:ilvl="0" w:tplc="3EF0DC74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B932BC"/>
    <w:multiLevelType w:val="multilevel"/>
    <w:tmpl w:val="30E4F62C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-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9736" w:hanging="1800"/>
      </w:pPr>
      <w:rPr>
        <w:rFonts w:hint="default"/>
      </w:rPr>
    </w:lvl>
  </w:abstractNum>
  <w:abstractNum w:abstractNumId="18" w15:restartNumberingAfterBreak="0">
    <w:nsid w:val="3E881EE1"/>
    <w:multiLevelType w:val="hybridMultilevel"/>
    <w:tmpl w:val="F724E148"/>
    <w:lvl w:ilvl="0" w:tplc="37E0196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C0599C"/>
    <w:multiLevelType w:val="hybridMultilevel"/>
    <w:tmpl w:val="CA3277AE"/>
    <w:lvl w:ilvl="0" w:tplc="3EF0DC74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01362D"/>
    <w:multiLevelType w:val="hybridMultilevel"/>
    <w:tmpl w:val="34807C18"/>
    <w:lvl w:ilvl="0" w:tplc="69648D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8D2660"/>
    <w:multiLevelType w:val="hybridMultilevel"/>
    <w:tmpl w:val="3D4E5654"/>
    <w:lvl w:ilvl="0" w:tplc="3332630A">
      <w:start w:val="1"/>
      <w:numFmt w:val="decimal"/>
      <w:lvlText w:val="%1)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C21491D"/>
    <w:multiLevelType w:val="hybridMultilevel"/>
    <w:tmpl w:val="3DF4152E"/>
    <w:lvl w:ilvl="0" w:tplc="C04E0B78">
      <w:start w:val="1"/>
      <w:numFmt w:val="decimal"/>
      <w:lvlText w:val="9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F00757D"/>
    <w:multiLevelType w:val="hybridMultilevel"/>
    <w:tmpl w:val="F80A62E4"/>
    <w:lvl w:ilvl="0" w:tplc="69648D5A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4" w15:restartNumberingAfterBreak="0">
    <w:nsid w:val="50FE5401"/>
    <w:multiLevelType w:val="hybridMultilevel"/>
    <w:tmpl w:val="6E6467E0"/>
    <w:lvl w:ilvl="0" w:tplc="62FCC0AE">
      <w:start w:val="1"/>
      <w:numFmt w:val="decimal"/>
      <w:lvlText w:val="%1)"/>
      <w:lvlJc w:val="left"/>
      <w:pPr>
        <w:ind w:left="1144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12B359A"/>
    <w:multiLevelType w:val="hybridMultilevel"/>
    <w:tmpl w:val="CA3277AE"/>
    <w:lvl w:ilvl="0" w:tplc="3EF0DC74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C11282"/>
    <w:multiLevelType w:val="hybridMultilevel"/>
    <w:tmpl w:val="F724E148"/>
    <w:lvl w:ilvl="0" w:tplc="37E0196E">
      <w:start w:val="1"/>
      <w:numFmt w:val="decimal"/>
      <w:lvlText w:val="%1."/>
      <w:lvlJc w:val="left"/>
      <w:pPr>
        <w:ind w:left="92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27" w15:restartNumberingAfterBreak="0">
    <w:nsid w:val="56373CAF"/>
    <w:multiLevelType w:val="hybridMultilevel"/>
    <w:tmpl w:val="668A5470"/>
    <w:lvl w:ilvl="0" w:tplc="7954EB32">
      <w:start w:val="1"/>
      <w:numFmt w:val="decimal"/>
      <w:lvlText w:val="16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66946BC"/>
    <w:multiLevelType w:val="hybridMultilevel"/>
    <w:tmpl w:val="FFAE6090"/>
    <w:lvl w:ilvl="0" w:tplc="849611A6">
      <w:start w:val="1"/>
      <w:numFmt w:val="decimal"/>
      <w:lvlText w:val="6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849611A6">
      <w:start w:val="1"/>
      <w:numFmt w:val="decimal"/>
      <w:lvlText w:val="6.2.%3"/>
      <w:lvlJc w:val="left"/>
      <w:pPr>
        <w:ind w:left="2869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71E5D23"/>
    <w:multiLevelType w:val="hybridMultilevel"/>
    <w:tmpl w:val="9F448D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EB3D20"/>
    <w:multiLevelType w:val="hybridMultilevel"/>
    <w:tmpl w:val="CA3277AE"/>
    <w:lvl w:ilvl="0" w:tplc="3EF0DC74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0E75E5"/>
    <w:multiLevelType w:val="hybridMultilevel"/>
    <w:tmpl w:val="4B28AC34"/>
    <w:lvl w:ilvl="0" w:tplc="7E7AB40A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F6617B4"/>
    <w:multiLevelType w:val="hybridMultilevel"/>
    <w:tmpl w:val="F724E148"/>
    <w:lvl w:ilvl="0" w:tplc="37E0196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123AB9"/>
    <w:multiLevelType w:val="hybridMultilevel"/>
    <w:tmpl w:val="11F8B992"/>
    <w:lvl w:ilvl="0" w:tplc="69648D5A">
      <w:start w:val="1"/>
      <w:numFmt w:val="bullet"/>
      <w:lvlText w:val=""/>
      <w:lvlJc w:val="left"/>
      <w:pPr>
        <w:ind w:left="24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59019FE"/>
    <w:multiLevelType w:val="hybridMultilevel"/>
    <w:tmpl w:val="AE84750A"/>
    <w:lvl w:ilvl="0" w:tplc="04190017">
      <w:start w:val="1"/>
      <w:numFmt w:val="lowerLetter"/>
      <w:lvlText w:val="%1)"/>
      <w:lvlJc w:val="left"/>
      <w:pPr>
        <w:ind w:left="2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DBD3397"/>
    <w:multiLevelType w:val="hybridMultilevel"/>
    <w:tmpl w:val="E654C2AC"/>
    <w:lvl w:ilvl="0" w:tplc="F078F0DC">
      <w:start w:val="1"/>
      <w:numFmt w:val="decimal"/>
      <w:lvlText w:val="4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F0E3B40"/>
    <w:multiLevelType w:val="hybridMultilevel"/>
    <w:tmpl w:val="7BDE5EAC"/>
    <w:lvl w:ilvl="0" w:tplc="FC4459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1646249"/>
    <w:multiLevelType w:val="hybridMultilevel"/>
    <w:tmpl w:val="CA7EDD96"/>
    <w:lvl w:ilvl="0" w:tplc="A7FAA46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CE3278"/>
    <w:multiLevelType w:val="hybridMultilevel"/>
    <w:tmpl w:val="6B2E4DB8"/>
    <w:lvl w:ilvl="0" w:tplc="EDC0735A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956C35"/>
    <w:multiLevelType w:val="hybridMultilevel"/>
    <w:tmpl w:val="EA2E8452"/>
    <w:lvl w:ilvl="0" w:tplc="69648D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A3C2B7E"/>
    <w:multiLevelType w:val="hybridMultilevel"/>
    <w:tmpl w:val="4EEE8E32"/>
    <w:lvl w:ilvl="0" w:tplc="37E0196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8340BF"/>
    <w:multiLevelType w:val="hybridMultilevel"/>
    <w:tmpl w:val="2A684C8E"/>
    <w:lvl w:ilvl="0" w:tplc="69648D5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C244D4E"/>
    <w:multiLevelType w:val="hybridMultilevel"/>
    <w:tmpl w:val="D3E6D666"/>
    <w:lvl w:ilvl="0" w:tplc="A7FAA464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B771B6"/>
    <w:multiLevelType w:val="hybridMultilevel"/>
    <w:tmpl w:val="39DE63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33"/>
  </w:num>
  <w:num w:numId="4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2"/>
  </w:num>
  <w:num w:numId="6">
    <w:abstractNumId w:val="12"/>
  </w:num>
  <w:num w:numId="7">
    <w:abstractNumId w:val="23"/>
  </w:num>
  <w:num w:numId="8">
    <w:abstractNumId w:val="19"/>
  </w:num>
  <w:num w:numId="9">
    <w:abstractNumId w:val="9"/>
  </w:num>
  <w:num w:numId="10">
    <w:abstractNumId w:val="21"/>
  </w:num>
  <w:num w:numId="11">
    <w:abstractNumId w:val="6"/>
  </w:num>
  <w:num w:numId="12">
    <w:abstractNumId w:val="10"/>
  </w:num>
  <w:num w:numId="13">
    <w:abstractNumId w:val="20"/>
  </w:num>
  <w:num w:numId="14">
    <w:abstractNumId w:val="30"/>
  </w:num>
  <w:num w:numId="15">
    <w:abstractNumId w:val="16"/>
  </w:num>
  <w:num w:numId="16">
    <w:abstractNumId w:val="37"/>
  </w:num>
  <w:num w:numId="17">
    <w:abstractNumId w:val="22"/>
  </w:num>
  <w:num w:numId="18">
    <w:abstractNumId w:val="41"/>
  </w:num>
  <w:num w:numId="19">
    <w:abstractNumId w:val="32"/>
  </w:num>
  <w:num w:numId="20">
    <w:abstractNumId w:val="2"/>
  </w:num>
  <w:num w:numId="21">
    <w:abstractNumId w:val="43"/>
  </w:num>
  <w:num w:numId="22">
    <w:abstractNumId w:val="8"/>
  </w:num>
  <w:num w:numId="23">
    <w:abstractNumId w:val="29"/>
  </w:num>
  <w:num w:numId="24">
    <w:abstractNumId w:val="5"/>
  </w:num>
  <w:num w:numId="25">
    <w:abstractNumId w:val="18"/>
  </w:num>
  <w:num w:numId="26">
    <w:abstractNumId w:val="0"/>
  </w:num>
  <w:num w:numId="27">
    <w:abstractNumId w:val="15"/>
  </w:num>
  <w:num w:numId="28">
    <w:abstractNumId w:val="40"/>
  </w:num>
  <w:num w:numId="29">
    <w:abstractNumId w:val="11"/>
  </w:num>
  <w:num w:numId="30">
    <w:abstractNumId w:val="26"/>
  </w:num>
  <w:num w:numId="31">
    <w:abstractNumId w:val="4"/>
  </w:num>
  <w:num w:numId="32">
    <w:abstractNumId w:val="34"/>
  </w:num>
  <w:num w:numId="33">
    <w:abstractNumId w:val="38"/>
  </w:num>
  <w:num w:numId="34">
    <w:abstractNumId w:val="14"/>
  </w:num>
  <w:num w:numId="35">
    <w:abstractNumId w:val="27"/>
  </w:num>
  <w:num w:numId="36">
    <w:abstractNumId w:val="39"/>
  </w:num>
  <w:num w:numId="37">
    <w:abstractNumId w:val="28"/>
  </w:num>
  <w:num w:numId="38">
    <w:abstractNumId w:val="1"/>
  </w:num>
  <w:num w:numId="39">
    <w:abstractNumId w:val="36"/>
  </w:num>
  <w:num w:numId="40">
    <w:abstractNumId w:val="3"/>
  </w:num>
  <w:num w:numId="41">
    <w:abstractNumId w:val="25"/>
  </w:num>
  <w:num w:numId="42">
    <w:abstractNumId w:val="17"/>
  </w:num>
  <w:num w:numId="43">
    <w:abstractNumId w:val="24"/>
  </w:num>
  <w:num w:numId="44">
    <w:abstractNumId w:val="13"/>
  </w:num>
  <w:num w:numId="45">
    <w:abstractNumId w:val="3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Попова Елена Юрьевна">
    <w15:presenceInfo w15:providerId="AD" w15:userId="S-1-5-21-849600254-1062192158-2772216128-36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034"/>
    <w:rsid w:val="00033331"/>
    <w:rsid w:val="00041F0D"/>
    <w:rsid w:val="000561AF"/>
    <w:rsid w:val="00085D96"/>
    <w:rsid w:val="00086640"/>
    <w:rsid w:val="00096D8E"/>
    <w:rsid w:val="000A4832"/>
    <w:rsid w:val="000B3454"/>
    <w:rsid w:val="000C13EB"/>
    <w:rsid w:val="000F781C"/>
    <w:rsid w:val="0010243B"/>
    <w:rsid w:val="00131729"/>
    <w:rsid w:val="001336C6"/>
    <w:rsid w:val="0013464A"/>
    <w:rsid w:val="0015785D"/>
    <w:rsid w:val="001723E6"/>
    <w:rsid w:val="001730B0"/>
    <w:rsid w:val="00175185"/>
    <w:rsid w:val="001A4E8B"/>
    <w:rsid w:val="001B0507"/>
    <w:rsid w:val="001B7DB3"/>
    <w:rsid w:val="001D5194"/>
    <w:rsid w:val="001D7D6B"/>
    <w:rsid w:val="001E1AFC"/>
    <w:rsid w:val="001E6034"/>
    <w:rsid w:val="00202B20"/>
    <w:rsid w:val="00231A3B"/>
    <w:rsid w:val="002345C8"/>
    <w:rsid w:val="00260C7B"/>
    <w:rsid w:val="002704DD"/>
    <w:rsid w:val="002719DD"/>
    <w:rsid w:val="00277E1E"/>
    <w:rsid w:val="0035196E"/>
    <w:rsid w:val="00356036"/>
    <w:rsid w:val="00356FA4"/>
    <w:rsid w:val="003733EE"/>
    <w:rsid w:val="00380BA1"/>
    <w:rsid w:val="0038410F"/>
    <w:rsid w:val="00391F1D"/>
    <w:rsid w:val="00393D66"/>
    <w:rsid w:val="003A3B9C"/>
    <w:rsid w:val="003A3E40"/>
    <w:rsid w:val="003A6B01"/>
    <w:rsid w:val="003C3A36"/>
    <w:rsid w:val="003C79BE"/>
    <w:rsid w:val="003E0797"/>
    <w:rsid w:val="003E32FE"/>
    <w:rsid w:val="003E4417"/>
    <w:rsid w:val="003E5162"/>
    <w:rsid w:val="00414366"/>
    <w:rsid w:val="004223E4"/>
    <w:rsid w:val="004234EA"/>
    <w:rsid w:val="00423F71"/>
    <w:rsid w:val="004332B9"/>
    <w:rsid w:val="004B1703"/>
    <w:rsid w:val="004E0BD9"/>
    <w:rsid w:val="00505636"/>
    <w:rsid w:val="00511F9D"/>
    <w:rsid w:val="00522455"/>
    <w:rsid w:val="00531F0A"/>
    <w:rsid w:val="00533118"/>
    <w:rsid w:val="00552EF7"/>
    <w:rsid w:val="00560000"/>
    <w:rsid w:val="00561567"/>
    <w:rsid w:val="005813DC"/>
    <w:rsid w:val="005829CB"/>
    <w:rsid w:val="005911A7"/>
    <w:rsid w:val="005A6AEC"/>
    <w:rsid w:val="005C1678"/>
    <w:rsid w:val="005E499C"/>
    <w:rsid w:val="0062555D"/>
    <w:rsid w:val="00667587"/>
    <w:rsid w:val="006720BE"/>
    <w:rsid w:val="00674C99"/>
    <w:rsid w:val="006C234A"/>
    <w:rsid w:val="006E0E70"/>
    <w:rsid w:val="006F58CA"/>
    <w:rsid w:val="007310E5"/>
    <w:rsid w:val="00735AE1"/>
    <w:rsid w:val="007634CB"/>
    <w:rsid w:val="0076405A"/>
    <w:rsid w:val="007771FD"/>
    <w:rsid w:val="00777873"/>
    <w:rsid w:val="00784BA0"/>
    <w:rsid w:val="007B1EB5"/>
    <w:rsid w:val="007D705C"/>
    <w:rsid w:val="007E3B06"/>
    <w:rsid w:val="007E49D3"/>
    <w:rsid w:val="007F4EB4"/>
    <w:rsid w:val="0080320E"/>
    <w:rsid w:val="00807557"/>
    <w:rsid w:val="00820606"/>
    <w:rsid w:val="00851DDD"/>
    <w:rsid w:val="00864013"/>
    <w:rsid w:val="008903E3"/>
    <w:rsid w:val="008A3C4F"/>
    <w:rsid w:val="008C11C6"/>
    <w:rsid w:val="008C29AF"/>
    <w:rsid w:val="008D7376"/>
    <w:rsid w:val="008E612F"/>
    <w:rsid w:val="0093310C"/>
    <w:rsid w:val="00942E36"/>
    <w:rsid w:val="00955B2D"/>
    <w:rsid w:val="00976AEF"/>
    <w:rsid w:val="009A08F1"/>
    <w:rsid w:val="009A4A6C"/>
    <w:rsid w:val="009B62EA"/>
    <w:rsid w:val="009E2FD4"/>
    <w:rsid w:val="00A412C7"/>
    <w:rsid w:val="00A47EB7"/>
    <w:rsid w:val="00A50C78"/>
    <w:rsid w:val="00A65B57"/>
    <w:rsid w:val="00A8538E"/>
    <w:rsid w:val="00A87816"/>
    <w:rsid w:val="00A959B4"/>
    <w:rsid w:val="00AB1A41"/>
    <w:rsid w:val="00AE76CD"/>
    <w:rsid w:val="00AF2520"/>
    <w:rsid w:val="00B40B49"/>
    <w:rsid w:val="00B54348"/>
    <w:rsid w:val="00B66F7A"/>
    <w:rsid w:val="00B825D4"/>
    <w:rsid w:val="00B85B35"/>
    <w:rsid w:val="00BF084F"/>
    <w:rsid w:val="00C036F4"/>
    <w:rsid w:val="00C24FB2"/>
    <w:rsid w:val="00C52E4B"/>
    <w:rsid w:val="00CD5360"/>
    <w:rsid w:val="00CD7CE9"/>
    <w:rsid w:val="00D03D24"/>
    <w:rsid w:val="00D04F33"/>
    <w:rsid w:val="00D140B0"/>
    <w:rsid w:val="00D232D2"/>
    <w:rsid w:val="00DB3952"/>
    <w:rsid w:val="00DB3E2F"/>
    <w:rsid w:val="00DD0856"/>
    <w:rsid w:val="00DD7D6C"/>
    <w:rsid w:val="00DE44E3"/>
    <w:rsid w:val="00E477F5"/>
    <w:rsid w:val="00E5654E"/>
    <w:rsid w:val="00E92089"/>
    <w:rsid w:val="00EA1B02"/>
    <w:rsid w:val="00EA4034"/>
    <w:rsid w:val="00EB6720"/>
    <w:rsid w:val="00EC2806"/>
    <w:rsid w:val="00EC38E6"/>
    <w:rsid w:val="00EE10ED"/>
    <w:rsid w:val="00EF38F8"/>
    <w:rsid w:val="00EF5E81"/>
    <w:rsid w:val="00F21818"/>
    <w:rsid w:val="00F406CD"/>
    <w:rsid w:val="00F414ED"/>
    <w:rsid w:val="00F52CEE"/>
    <w:rsid w:val="00F56B2E"/>
    <w:rsid w:val="00F56B48"/>
    <w:rsid w:val="00F86A77"/>
    <w:rsid w:val="00F87016"/>
    <w:rsid w:val="00FB3EE3"/>
    <w:rsid w:val="00FB420B"/>
    <w:rsid w:val="00FC1D63"/>
    <w:rsid w:val="00FD594C"/>
    <w:rsid w:val="00FF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74B87"/>
  <w15:chartTrackingRefBased/>
  <w15:docId w15:val="{0EFE47AD-E803-4FF9-A331-0642948DB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C1678"/>
  </w:style>
  <w:style w:type="paragraph" w:styleId="1">
    <w:name w:val="heading 1"/>
    <w:basedOn w:val="a"/>
    <w:next w:val="a"/>
    <w:link w:val="10"/>
    <w:rsid w:val="001578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qFormat/>
    <w:rsid w:val="0015785D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3">
    <w:name w:val="heading 3"/>
    <w:basedOn w:val="a"/>
    <w:next w:val="a"/>
    <w:link w:val="30"/>
    <w:unhideWhenUsed/>
    <w:rsid w:val="0015785D"/>
    <w:pPr>
      <w:keepNext/>
      <w:keepLines/>
      <w:spacing w:before="40" w:after="0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578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rsid w:val="001578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rsid w:val="001578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a3">
    <w:name w:val="header"/>
    <w:basedOn w:val="a"/>
    <w:link w:val="a4"/>
    <w:uiPriority w:val="99"/>
    <w:unhideWhenUsed/>
    <w:rsid w:val="0015785D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lang w:val="en-US"/>
    </w:rPr>
  </w:style>
  <w:style w:type="character" w:customStyle="1" w:styleId="a4">
    <w:name w:val="Верхний колонтитул Знак"/>
    <w:basedOn w:val="a0"/>
    <w:link w:val="a3"/>
    <w:uiPriority w:val="99"/>
    <w:rsid w:val="0015785D"/>
    <w:rPr>
      <w:rFonts w:eastAsiaTheme="minorEastAsia"/>
      <w:lang w:val="en-US"/>
    </w:rPr>
  </w:style>
  <w:style w:type="paragraph" w:styleId="a5">
    <w:name w:val="footer"/>
    <w:basedOn w:val="a"/>
    <w:link w:val="a6"/>
    <w:uiPriority w:val="99"/>
    <w:unhideWhenUsed/>
    <w:rsid w:val="0015785D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lang w:val="en-US"/>
    </w:rPr>
  </w:style>
  <w:style w:type="character" w:customStyle="1" w:styleId="a6">
    <w:name w:val="Нижний колонтитул Знак"/>
    <w:basedOn w:val="a0"/>
    <w:link w:val="a5"/>
    <w:uiPriority w:val="99"/>
    <w:rsid w:val="0015785D"/>
    <w:rPr>
      <w:rFonts w:eastAsiaTheme="minorEastAsia"/>
      <w:lang w:val="en-US"/>
    </w:rPr>
  </w:style>
  <w:style w:type="paragraph" w:styleId="a7">
    <w:name w:val="Balloon Text"/>
    <w:basedOn w:val="a"/>
    <w:link w:val="a8"/>
    <w:rsid w:val="0015785D"/>
    <w:pPr>
      <w:spacing w:after="0" w:line="240" w:lineRule="auto"/>
      <w:jc w:val="both"/>
    </w:pPr>
    <w:rPr>
      <w:rFonts w:ascii="Segoe UI" w:eastAsiaTheme="minorEastAsia" w:hAnsi="Segoe UI" w:cs="Segoe UI"/>
      <w:sz w:val="18"/>
      <w:szCs w:val="18"/>
      <w:lang w:val="en-US"/>
    </w:rPr>
  </w:style>
  <w:style w:type="character" w:customStyle="1" w:styleId="a8">
    <w:name w:val="Текст выноски Знак"/>
    <w:basedOn w:val="a0"/>
    <w:link w:val="a7"/>
    <w:rsid w:val="0015785D"/>
    <w:rPr>
      <w:rFonts w:ascii="Segoe UI" w:eastAsiaTheme="minorEastAsia" w:hAnsi="Segoe UI" w:cs="Segoe UI"/>
      <w:sz w:val="18"/>
      <w:szCs w:val="18"/>
      <w:lang w:val="en-US"/>
    </w:rPr>
  </w:style>
  <w:style w:type="table" w:styleId="a9">
    <w:name w:val="Table Grid"/>
    <w:aliases w:val="TABLEAU,Modèle de tableau"/>
    <w:basedOn w:val="a1"/>
    <w:uiPriority w:val="59"/>
    <w:rsid w:val="0015785D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rsid w:val="0015785D"/>
    <w:rPr>
      <w:rFonts w:cs="Times New Roman"/>
    </w:rPr>
  </w:style>
  <w:style w:type="paragraph" w:styleId="ab">
    <w:name w:val="List Paragraph"/>
    <w:basedOn w:val="a"/>
    <w:uiPriority w:val="34"/>
    <w:qFormat/>
    <w:rsid w:val="0015785D"/>
    <w:pPr>
      <w:spacing w:before="120" w:after="240"/>
      <w:ind w:left="720"/>
      <w:contextualSpacing/>
      <w:jc w:val="both"/>
    </w:pPr>
    <w:rPr>
      <w:rFonts w:eastAsiaTheme="minorEastAsia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15785D"/>
    <w:pPr>
      <w:tabs>
        <w:tab w:val="left" w:pos="284"/>
        <w:tab w:val="left" w:pos="709"/>
        <w:tab w:val="left" w:pos="1134"/>
        <w:tab w:val="left" w:pos="1843"/>
        <w:tab w:val="right" w:leader="dot" w:pos="9915"/>
      </w:tabs>
      <w:spacing w:after="0" w:line="240" w:lineRule="auto"/>
      <w:jc w:val="both"/>
    </w:pPr>
    <w:rPr>
      <w:rFonts w:ascii="Arial" w:eastAsia="Times New Roman" w:hAnsi="Arial" w:cs="Arial"/>
      <w:sz w:val="24"/>
      <w:szCs w:val="24"/>
    </w:rPr>
  </w:style>
  <w:style w:type="character" w:styleId="ac">
    <w:name w:val="Hyperlink"/>
    <w:basedOn w:val="a0"/>
    <w:uiPriority w:val="99"/>
    <w:unhideWhenUsed/>
    <w:rsid w:val="0015785D"/>
    <w:rPr>
      <w:color w:val="0563C1" w:themeColor="hyperlink"/>
      <w:u w:val="single"/>
    </w:rPr>
  </w:style>
  <w:style w:type="paragraph" w:styleId="ad">
    <w:name w:val="annotation text"/>
    <w:basedOn w:val="a"/>
    <w:link w:val="ae"/>
    <w:uiPriority w:val="99"/>
    <w:unhideWhenUsed/>
    <w:rsid w:val="0015785D"/>
    <w:pPr>
      <w:spacing w:before="120" w:after="240" w:line="240" w:lineRule="auto"/>
      <w:jc w:val="both"/>
    </w:pPr>
    <w:rPr>
      <w:rFonts w:eastAsiaTheme="minorEastAsia"/>
      <w:sz w:val="20"/>
      <w:szCs w:val="20"/>
      <w:lang w:val="en-US"/>
    </w:rPr>
  </w:style>
  <w:style w:type="character" w:customStyle="1" w:styleId="ae">
    <w:name w:val="Текст примечания Знак"/>
    <w:basedOn w:val="a0"/>
    <w:link w:val="ad"/>
    <w:uiPriority w:val="99"/>
    <w:rsid w:val="0015785D"/>
    <w:rPr>
      <w:rFonts w:eastAsiaTheme="minorEastAsia"/>
      <w:sz w:val="20"/>
      <w:szCs w:val="20"/>
      <w:lang w:val="en-US"/>
    </w:rPr>
  </w:style>
  <w:style w:type="character" w:customStyle="1" w:styleId="af">
    <w:name w:val="Тема примечания Знак"/>
    <w:basedOn w:val="ae"/>
    <w:link w:val="af0"/>
    <w:semiHidden/>
    <w:rsid w:val="0015785D"/>
    <w:rPr>
      <w:rFonts w:eastAsiaTheme="minorEastAsia"/>
      <w:b/>
      <w:bCs/>
      <w:sz w:val="20"/>
      <w:szCs w:val="20"/>
      <w:lang w:val="en-US"/>
    </w:rPr>
  </w:style>
  <w:style w:type="paragraph" w:styleId="af0">
    <w:name w:val="annotation subject"/>
    <w:basedOn w:val="ad"/>
    <w:next w:val="ad"/>
    <w:link w:val="af"/>
    <w:semiHidden/>
    <w:unhideWhenUsed/>
    <w:rsid w:val="0015785D"/>
    <w:rPr>
      <w:b/>
      <w:bCs/>
    </w:rPr>
  </w:style>
  <w:style w:type="paragraph" w:styleId="af1">
    <w:name w:val="List"/>
    <w:basedOn w:val="a"/>
    <w:rsid w:val="0015785D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5785D"/>
    <w:pPr>
      <w:tabs>
        <w:tab w:val="left" w:pos="709"/>
        <w:tab w:val="right" w:leader="dot" w:pos="9923"/>
      </w:tabs>
      <w:spacing w:after="0" w:line="240" w:lineRule="auto"/>
      <w:jc w:val="both"/>
    </w:pPr>
    <w:rPr>
      <w:rFonts w:eastAsiaTheme="minorEastAsia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15785D"/>
    <w:pPr>
      <w:spacing w:before="120" w:after="100"/>
      <w:ind w:left="440"/>
      <w:jc w:val="both"/>
    </w:pPr>
    <w:rPr>
      <w:rFonts w:eastAsiaTheme="minorEastAsia"/>
      <w:lang w:val="en-US"/>
    </w:rPr>
  </w:style>
  <w:style w:type="table" w:customStyle="1" w:styleId="22">
    <w:name w:val="Сетка таблицы2"/>
    <w:basedOn w:val="a1"/>
    <w:next w:val="a9"/>
    <w:uiPriority w:val="39"/>
    <w:rsid w:val="00157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9"/>
    <w:uiPriority w:val="39"/>
    <w:rsid w:val="00157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2"/>
    <w:basedOn w:val="a1"/>
    <w:next w:val="a9"/>
    <w:uiPriority w:val="39"/>
    <w:rsid w:val="00157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footnote text"/>
    <w:basedOn w:val="a"/>
    <w:link w:val="af3"/>
    <w:semiHidden/>
    <w:unhideWhenUsed/>
    <w:rsid w:val="0015785D"/>
    <w:pPr>
      <w:spacing w:after="0" w:line="240" w:lineRule="auto"/>
      <w:jc w:val="both"/>
    </w:pPr>
    <w:rPr>
      <w:rFonts w:eastAsiaTheme="minorEastAsia"/>
      <w:sz w:val="20"/>
      <w:szCs w:val="20"/>
      <w:lang w:val="en-US"/>
    </w:rPr>
  </w:style>
  <w:style w:type="character" w:customStyle="1" w:styleId="af3">
    <w:name w:val="Текст сноски Знак"/>
    <w:basedOn w:val="a0"/>
    <w:link w:val="af2"/>
    <w:semiHidden/>
    <w:rsid w:val="0015785D"/>
    <w:rPr>
      <w:rFonts w:eastAsiaTheme="minorEastAsia"/>
      <w:sz w:val="20"/>
      <w:szCs w:val="20"/>
      <w:lang w:val="en-US"/>
    </w:rPr>
  </w:style>
  <w:style w:type="character" w:styleId="af4">
    <w:name w:val="footnote reference"/>
    <w:basedOn w:val="a0"/>
    <w:semiHidden/>
    <w:unhideWhenUsed/>
    <w:rsid w:val="0015785D"/>
    <w:rPr>
      <w:vertAlign w:val="superscript"/>
    </w:rPr>
  </w:style>
  <w:style w:type="character" w:customStyle="1" w:styleId="FontStyle26">
    <w:name w:val="Font Style26"/>
    <w:basedOn w:val="a0"/>
    <w:uiPriority w:val="99"/>
    <w:rsid w:val="0015785D"/>
    <w:rPr>
      <w:rFonts w:ascii="Times New Roman" w:hAnsi="Times New Roman" w:cs="Times New Roman"/>
      <w:b/>
      <w:bCs/>
      <w:sz w:val="22"/>
      <w:szCs w:val="22"/>
    </w:rPr>
  </w:style>
  <w:style w:type="table" w:customStyle="1" w:styleId="4">
    <w:name w:val="Сетка таблицы4"/>
    <w:basedOn w:val="a1"/>
    <w:next w:val="a9"/>
    <w:uiPriority w:val="39"/>
    <w:rsid w:val="00157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9"/>
    <w:uiPriority w:val="39"/>
    <w:rsid w:val="00157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9"/>
    <w:uiPriority w:val="39"/>
    <w:rsid w:val="00157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3"/>
    <w:basedOn w:val="a1"/>
    <w:next w:val="a9"/>
    <w:uiPriority w:val="39"/>
    <w:rsid w:val="001578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Заголовок1"/>
    <w:basedOn w:val="a"/>
    <w:uiPriority w:val="99"/>
    <w:rsid w:val="0015785D"/>
    <w:pPr>
      <w:tabs>
        <w:tab w:val="right" w:leader="underscore" w:pos="7371"/>
        <w:tab w:val="right" w:leader="underscore" w:pos="9072"/>
      </w:tabs>
      <w:spacing w:before="160" w:after="0" w:line="240" w:lineRule="auto"/>
    </w:pPr>
    <w:rPr>
      <w:rFonts w:ascii="Tahoma" w:eastAsia="Times New Roman" w:hAnsi="Tahoma" w:cs="Times New Roman"/>
      <w:sz w:val="20"/>
      <w:szCs w:val="20"/>
      <w:lang w:eastAsia="ru-RU"/>
    </w:rPr>
  </w:style>
  <w:style w:type="character" w:styleId="af5">
    <w:name w:val="annotation reference"/>
    <w:basedOn w:val="a0"/>
    <w:uiPriority w:val="99"/>
    <w:semiHidden/>
    <w:unhideWhenUsed/>
    <w:rsid w:val="00B54348"/>
    <w:rPr>
      <w:sz w:val="16"/>
      <w:szCs w:val="16"/>
    </w:rPr>
  </w:style>
  <w:style w:type="character" w:styleId="af6">
    <w:name w:val="FollowedHyperlink"/>
    <w:basedOn w:val="a0"/>
    <w:uiPriority w:val="99"/>
    <w:semiHidden/>
    <w:unhideWhenUsed/>
    <w:rsid w:val="000C13EB"/>
    <w:rPr>
      <w:color w:val="954F72" w:themeColor="followedHyperlink"/>
      <w:u w:val="single"/>
    </w:rPr>
  </w:style>
  <w:style w:type="character" w:styleId="af7">
    <w:name w:val="Unresolved Mention"/>
    <w:basedOn w:val="a0"/>
    <w:uiPriority w:val="99"/>
    <w:semiHidden/>
    <w:unhideWhenUsed/>
    <w:rsid w:val="000B34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2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ps.atomstroy.net/preview/ask_anketa2" TargetMode="External"/><Relationship Id="rId18" Type="http://schemas.openxmlformats.org/officeDocument/2006/relationships/hyperlink" Target="mailto:itilium@it-ip.ru" TargetMode="External"/><Relationship Id="rId26" Type="http://schemas.openxmlformats.org/officeDocument/2006/relationships/image" Target="cid:image008.png@01DAB73D.080B7E70" TargetMode="External"/><Relationship Id="rId39" Type="http://schemas.openxmlformats.org/officeDocument/2006/relationships/image" Target="cid:image014.png@01DAB73D.080B7E70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cid:image007.png@01DAB73D.080B7E70" TargetMode="External"/><Relationship Id="rId32" Type="http://schemas.openxmlformats.org/officeDocument/2006/relationships/image" Target="media/image11.png"/><Relationship Id="rId37" Type="http://schemas.openxmlformats.org/officeDocument/2006/relationships/image" Target="cid:image013.png@01DAB73D.080B7E70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cid:image009.png@01DAB73D.080B7E70" TargetMode="External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header" Target="header2.xml"/><Relationship Id="rId31" Type="http://schemas.openxmlformats.org/officeDocument/2006/relationships/image" Target="cid:image010.png@01DAB73D.080B7E70" TargetMode="External"/><Relationship Id="rId44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ps.atomstroy.net/preview/an-first" TargetMode="External"/><Relationship Id="rId22" Type="http://schemas.openxmlformats.org/officeDocument/2006/relationships/image" Target="cid:image006.png@01DAB73D.080B7E70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cid:image012.png@01DAB73D.080B7E70" TargetMode="External"/><Relationship Id="rId43" Type="http://schemas.openxmlformats.org/officeDocument/2006/relationships/image" Target="media/image18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nps.atomstroy.net/preview/ask_anketa1" TargetMode="External"/><Relationship Id="rId17" Type="http://schemas.openxmlformats.org/officeDocument/2006/relationships/hyperlink" Target="https://superset.atomsk.ru/superset/dashboard/29/" TargetMode="External"/><Relationship Id="rId25" Type="http://schemas.openxmlformats.org/officeDocument/2006/relationships/image" Target="media/image7.png"/><Relationship Id="rId33" Type="http://schemas.openxmlformats.org/officeDocument/2006/relationships/image" Target="cid:image011.png@01DAB73D.080B7E70" TargetMode="External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0" Type="http://schemas.openxmlformats.org/officeDocument/2006/relationships/footer" Target="footer2.xml"/><Relationship Id="rId4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65C77-BCD8-4FC2-8E28-ECE40597B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5889</Words>
  <Characters>33571</Characters>
  <Application>Microsoft Office Word</Application>
  <DocSecurity>0</DocSecurity>
  <Lines>279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Герасимова Екатерина Юрьевна</dc:creator>
  <cp:keywords/>
  <dc:description/>
  <cp:lastModifiedBy>Шишкина Анна Вячеславовна</cp:lastModifiedBy>
  <cp:revision>5</cp:revision>
  <cp:lastPrinted>2024-07-05T08:55:00Z</cp:lastPrinted>
  <dcterms:created xsi:type="dcterms:W3CDTF">2024-07-05T05:30:00Z</dcterms:created>
  <dcterms:modified xsi:type="dcterms:W3CDTF">2024-07-05T08:55:00Z</dcterms:modified>
</cp:coreProperties>
</file>